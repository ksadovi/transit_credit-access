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3F66B7" w14:textId="77777777" w:rsidR="00FE37F6" w:rsidRPr="006D2ECE" w:rsidRDefault="00FE37F6" w:rsidP="00FE37F6">
      <w:pPr>
        <w:jc w:val="center"/>
        <w:rPr>
          <w:rFonts w:ascii="Times New Roman" w:hAnsi="Times New Roman" w:cs="Times New Roman"/>
        </w:rPr>
      </w:pPr>
      <w:r w:rsidRPr="006D2ECE">
        <w:rPr>
          <w:rFonts w:ascii="Times New Roman" w:hAnsi="Times New Roman" w:cs="Times New Roman"/>
        </w:rPr>
        <w:t>Statement of Purpose</w:t>
      </w:r>
    </w:p>
    <w:p w14:paraId="615488FE" w14:textId="77777777" w:rsidR="00FE37F6" w:rsidRPr="006D2ECE" w:rsidRDefault="00FE37F6" w:rsidP="00FE37F6">
      <w:pPr>
        <w:jc w:val="center"/>
        <w:rPr>
          <w:rFonts w:ascii="Times New Roman" w:hAnsi="Times New Roman" w:cs="Times New Roman"/>
        </w:rPr>
      </w:pPr>
      <w:r w:rsidRPr="006D2ECE">
        <w:rPr>
          <w:rFonts w:ascii="Times New Roman" w:hAnsi="Times New Roman" w:cs="Times New Roman"/>
        </w:rPr>
        <w:t>Kyra Sadovi</w:t>
      </w:r>
    </w:p>
    <w:p w14:paraId="031864B3" w14:textId="73C43772" w:rsidR="00FE37F6" w:rsidRPr="006D2ECE" w:rsidRDefault="00FE37F6" w:rsidP="00FE37F6">
      <w:pPr>
        <w:spacing w:after="0"/>
        <w:ind w:firstLine="720"/>
        <w:rPr>
          <w:rFonts w:ascii="Times New Roman" w:hAnsi="Times New Roman" w:cs="Times New Roman"/>
        </w:rPr>
      </w:pPr>
      <w:commentRangeStart w:id="0"/>
      <w:r w:rsidRPr="006D2ECE">
        <w:rPr>
          <w:rFonts w:ascii="Times New Roman" w:hAnsi="Times New Roman" w:cs="Times New Roman"/>
        </w:rPr>
        <w:t>I</w:t>
      </w:r>
      <w:commentRangeEnd w:id="0"/>
      <w:r w:rsidR="00BB601A">
        <w:rPr>
          <w:rStyle w:val="CommentReference"/>
          <w:kern w:val="0"/>
          <w14:ligatures w14:val="none"/>
        </w:rPr>
        <w:commentReference w:id="0"/>
      </w:r>
      <w:r w:rsidRPr="006D2ECE">
        <w:rPr>
          <w:rFonts w:ascii="Times New Roman" w:hAnsi="Times New Roman" w:cs="Times New Roman"/>
        </w:rPr>
        <w:t xml:space="preserve"> witnessed firsthand the impact of economic </w:t>
      </w:r>
      <w:r>
        <w:rPr>
          <w:rFonts w:ascii="Times New Roman" w:hAnsi="Times New Roman" w:cs="Times New Roman"/>
        </w:rPr>
        <w:t>policy</w:t>
      </w:r>
      <w:r w:rsidRPr="006D2ECE">
        <w:rPr>
          <w:rFonts w:ascii="Times New Roman" w:hAnsi="Times New Roman" w:cs="Times New Roman"/>
        </w:rPr>
        <w:t xml:space="preserve"> on communities</w:t>
      </w:r>
      <w:r>
        <w:rPr>
          <w:rFonts w:ascii="Times New Roman" w:hAnsi="Times New Roman" w:cs="Times New Roman"/>
        </w:rPr>
        <w:t xml:space="preserve"> while growing up in post-recession Chicago</w:t>
      </w:r>
      <w:r w:rsidRPr="006D2ECE">
        <w:rPr>
          <w:rFonts w:ascii="Times New Roman" w:hAnsi="Times New Roman" w:cs="Times New Roman"/>
        </w:rPr>
        <w:t xml:space="preserve">. </w:t>
      </w:r>
      <w:r>
        <w:rPr>
          <w:rFonts w:ascii="Times New Roman" w:hAnsi="Times New Roman" w:cs="Times New Roman"/>
        </w:rPr>
        <w:t>As a research assistant</w:t>
      </w:r>
      <w:r w:rsidRPr="0099737E">
        <w:rPr>
          <w:rFonts w:ascii="Times New Roman" w:hAnsi="Times New Roman" w:cs="Times New Roman"/>
        </w:rPr>
        <w:t xml:space="preserve"> at the </w:t>
      </w:r>
      <w:r>
        <w:rPr>
          <w:rFonts w:ascii="Times New Roman" w:hAnsi="Times New Roman" w:cs="Times New Roman"/>
        </w:rPr>
        <w:t xml:space="preserve">Board of Governors of the </w:t>
      </w:r>
      <w:r w:rsidRPr="0099737E">
        <w:rPr>
          <w:rFonts w:ascii="Times New Roman" w:hAnsi="Times New Roman" w:cs="Times New Roman"/>
        </w:rPr>
        <w:t>Federal Reserve</w:t>
      </w:r>
      <w:r>
        <w:rPr>
          <w:rFonts w:ascii="Times New Roman" w:hAnsi="Times New Roman" w:cs="Times New Roman"/>
        </w:rPr>
        <w:t>, I s</w:t>
      </w:r>
      <w:ins w:id="1" w:author="Kyra Sadovi" w:date="2023-09-07T15:38:00Z">
        <w:r>
          <w:rPr>
            <w:rFonts w:ascii="Times New Roman" w:hAnsi="Times New Roman" w:cs="Times New Roman"/>
          </w:rPr>
          <w:t>ee</w:t>
        </w:r>
      </w:ins>
      <w:del w:id="2" w:author="Kyra Sadovi" w:date="2023-09-07T15:38:00Z">
        <w:r w:rsidDel="00FE37F6">
          <w:rPr>
            <w:rFonts w:ascii="Times New Roman" w:hAnsi="Times New Roman" w:cs="Times New Roman"/>
          </w:rPr>
          <w:delText>aw</w:delText>
        </w:r>
      </w:del>
      <w:r>
        <w:rPr>
          <w:rFonts w:ascii="Times New Roman" w:hAnsi="Times New Roman" w:cs="Times New Roman"/>
        </w:rPr>
        <w:t xml:space="preserve"> how quantitative economic models can measure the effects of policy to the benefit of the public at large. </w:t>
      </w:r>
      <w:commentRangeStart w:id="3"/>
      <w:commentRangeStart w:id="4"/>
      <w:r>
        <w:rPr>
          <w:rFonts w:ascii="Times New Roman" w:hAnsi="Times New Roman" w:cs="Times New Roman"/>
        </w:rPr>
        <w:t>In</w:t>
      </w:r>
      <w:commentRangeEnd w:id="3"/>
      <w:r>
        <w:rPr>
          <w:rStyle w:val="CommentReference"/>
          <w:kern w:val="0"/>
          <w14:ligatures w14:val="none"/>
        </w:rPr>
        <w:commentReference w:id="3"/>
      </w:r>
      <w:commentRangeEnd w:id="4"/>
      <w:r w:rsidR="00443D1F">
        <w:rPr>
          <w:rStyle w:val="CommentReference"/>
          <w:kern w:val="0"/>
          <w14:ligatures w14:val="none"/>
        </w:rPr>
        <w:commentReference w:id="4"/>
      </w:r>
      <w:r>
        <w:rPr>
          <w:rFonts w:ascii="Times New Roman" w:hAnsi="Times New Roman" w:cs="Times New Roman"/>
        </w:rPr>
        <w:t xml:space="preserve">spired by my experiences working on economic research, my coursework in economics and math, and my personal experiences living in </w:t>
      </w:r>
      <w:commentRangeStart w:id="5"/>
      <w:r>
        <w:rPr>
          <w:rFonts w:ascii="Times New Roman" w:hAnsi="Times New Roman" w:cs="Times New Roman"/>
        </w:rPr>
        <w:t xml:space="preserve">Chicago and Washington, D.C., </w:t>
      </w:r>
      <w:commentRangeEnd w:id="5"/>
      <w:r w:rsidR="00443D1F">
        <w:rPr>
          <w:rStyle w:val="CommentReference"/>
          <w:kern w:val="0"/>
          <w14:ligatures w14:val="none"/>
        </w:rPr>
        <w:commentReference w:id="5"/>
      </w:r>
      <w:r>
        <w:rPr>
          <w:rFonts w:ascii="Times New Roman" w:hAnsi="Times New Roman" w:cs="Times New Roman"/>
        </w:rPr>
        <w:t xml:space="preserve">I hope to </w:t>
      </w:r>
      <w:r w:rsidRPr="0099737E">
        <w:rPr>
          <w:rFonts w:ascii="Times New Roman" w:hAnsi="Times New Roman" w:cs="Times New Roman"/>
        </w:rPr>
        <w:t>become a research economist specializing in housing and urban economics.</w:t>
      </w:r>
      <w:r>
        <w:rPr>
          <w:rFonts w:ascii="Times New Roman" w:hAnsi="Times New Roman" w:cs="Times New Roman"/>
        </w:rPr>
        <w:t xml:space="preserve"> </w:t>
      </w:r>
      <w:commentRangeStart w:id="6"/>
      <w:del w:id="7" w:author="Kyra Sadovi" w:date="2023-09-07T15:36:00Z">
        <w:r w:rsidRPr="006D2ECE" w:rsidDel="00FE37F6">
          <w:rPr>
            <w:rFonts w:ascii="Times New Roman" w:hAnsi="Times New Roman" w:cs="Times New Roman"/>
          </w:rPr>
          <w:delText xml:space="preserve">I believe </w:delText>
        </w:r>
      </w:del>
      <w:r w:rsidRPr="006D2ECE">
        <w:rPr>
          <w:rFonts w:ascii="Times New Roman" w:hAnsi="Times New Roman" w:cs="Times New Roman"/>
        </w:rPr>
        <w:t>I</w:t>
      </w:r>
      <w:commentRangeEnd w:id="6"/>
      <w:r>
        <w:rPr>
          <w:rStyle w:val="CommentReference"/>
          <w:kern w:val="0"/>
          <w14:ligatures w14:val="none"/>
        </w:rPr>
        <w:commentReference w:id="6"/>
      </w:r>
      <w:r w:rsidRPr="006D2ECE">
        <w:rPr>
          <w:rFonts w:ascii="Times New Roman" w:hAnsi="Times New Roman" w:cs="Times New Roman"/>
        </w:rPr>
        <w:t xml:space="preserve"> am an excellent candidate to join the 2024 economics Ph.D. cohort at </w:t>
      </w:r>
      <w:r w:rsidRPr="006D2ECE">
        <w:rPr>
          <w:rFonts w:ascii="Times New Roman" w:hAnsi="Times New Roman" w:cs="Times New Roman"/>
          <w:color w:val="FF0000"/>
          <w:highlight w:val="yellow"/>
          <w:u w:val="single"/>
        </w:rPr>
        <w:t>UNIVERSITY</w:t>
      </w:r>
      <w:r w:rsidRPr="006D2ECE">
        <w:rPr>
          <w:rFonts w:ascii="Times New Roman" w:hAnsi="Times New Roman" w:cs="Times New Roman"/>
        </w:rPr>
        <w:t>.</w:t>
      </w:r>
    </w:p>
    <w:p w14:paraId="59DBD422" w14:textId="35661C91" w:rsidR="00FE37F6" w:rsidRPr="006D2ECE" w:rsidRDefault="00FE37F6" w:rsidP="00FE37F6">
      <w:pPr>
        <w:spacing w:after="0"/>
        <w:ind w:firstLine="720"/>
        <w:rPr>
          <w:rFonts w:ascii="Times New Roman" w:hAnsi="Times New Roman" w:cs="Times New Roman"/>
        </w:rPr>
      </w:pPr>
      <w:r w:rsidRPr="006D2ECE">
        <w:rPr>
          <w:rFonts w:ascii="Times New Roman" w:hAnsi="Times New Roman" w:cs="Times New Roman"/>
        </w:rPr>
        <w:t>I graduated cum laude from the University of Illinois at Urbana-Champaign with degrees in Econometrics &amp; Quantitative Economics (B.S.) and Political Science (B.A</w:t>
      </w:r>
      <w:r>
        <w:rPr>
          <w:rFonts w:ascii="Times New Roman" w:hAnsi="Times New Roman" w:cs="Times New Roman"/>
        </w:rPr>
        <w:t>.</w:t>
      </w:r>
      <w:r w:rsidRPr="006D2ECE">
        <w:rPr>
          <w:rFonts w:ascii="Times New Roman" w:hAnsi="Times New Roman" w:cs="Times New Roman"/>
        </w:rPr>
        <w:t xml:space="preserve">). My coursework included multivariable calculus, linear algebra, micro- and macroeconomic theory, and multiple econometrics and statistics classes. I have also taken a graduate-level course in real analysis at Johns Hopkins University while working full time. These classes </w:t>
      </w:r>
      <w:r>
        <w:rPr>
          <w:rFonts w:ascii="Times New Roman" w:hAnsi="Times New Roman" w:cs="Times New Roman"/>
        </w:rPr>
        <w:t>sparked</w:t>
      </w:r>
      <w:r w:rsidRPr="006D2ECE">
        <w:rPr>
          <w:rFonts w:ascii="Times New Roman" w:hAnsi="Times New Roman" w:cs="Times New Roman"/>
        </w:rPr>
        <w:t xml:space="preserve"> my interest in the quantitative methods that the </w:t>
      </w:r>
      <w:commentRangeStart w:id="8"/>
      <w:ins w:id="9" w:author="Kyra Sadovi" w:date="2023-09-07T15:40:00Z">
        <w:r>
          <w:rPr>
            <w:rFonts w:ascii="Times New Roman" w:hAnsi="Times New Roman" w:cs="Times New Roman"/>
          </w:rPr>
          <w:t>economic</w:t>
        </w:r>
        <w:commentRangeEnd w:id="8"/>
        <w:r>
          <w:rPr>
            <w:rStyle w:val="CommentReference"/>
            <w:kern w:val="0"/>
            <w14:ligatures w14:val="none"/>
          </w:rPr>
          <w:commentReference w:id="8"/>
        </w:r>
        <w:r>
          <w:rPr>
            <w:rFonts w:ascii="Times New Roman" w:hAnsi="Times New Roman" w:cs="Times New Roman"/>
          </w:rPr>
          <w:t xml:space="preserve"> </w:t>
        </w:r>
      </w:ins>
      <w:r w:rsidRPr="006D2ECE">
        <w:rPr>
          <w:rFonts w:ascii="Times New Roman" w:hAnsi="Times New Roman" w:cs="Times New Roman"/>
        </w:rPr>
        <w:t xml:space="preserve">field </w:t>
      </w:r>
      <w:r>
        <w:rPr>
          <w:rFonts w:ascii="Times New Roman" w:hAnsi="Times New Roman" w:cs="Times New Roman"/>
        </w:rPr>
        <w:t>uses and builds, allowing me to answer real-world questions rigorously and methodologically</w:t>
      </w:r>
      <w:commentRangeStart w:id="10"/>
      <w:r w:rsidRPr="006D2ECE">
        <w:rPr>
          <w:rFonts w:ascii="Times New Roman" w:hAnsi="Times New Roman" w:cs="Times New Roman"/>
        </w:rPr>
        <w:t xml:space="preserve">. But it was my professional and research </w:t>
      </w:r>
      <w:commentRangeEnd w:id="10"/>
      <w:r w:rsidR="00AB6DBE">
        <w:rPr>
          <w:rStyle w:val="CommentReference"/>
          <w:kern w:val="0"/>
          <w14:ligatures w14:val="none"/>
        </w:rPr>
        <w:commentReference w:id="10"/>
      </w:r>
      <w:r w:rsidRPr="006D2ECE">
        <w:rPr>
          <w:rFonts w:ascii="Times New Roman" w:hAnsi="Times New Roman" w:cs="Times New Roman"/>
        </w:rPr>
        <w:t xml:space="preserve">experiences that truly solidified my desire to pursue a doctorate in economics. </w:t>
      </w:r>
    </w:p>
    <w:p w14:paraId="61660387" w14:textId="7EBEAC27" w:rsidR="00FE37F6" w:rsidRPr="006D2ECE" w:rsidRDefault="00FE37F6" w:rsidP="00FE37F6">
      <w:pPr>
        <w:spacing w:after="0"/>
        <w:ind w:firstLine="720"/>
        <w:rPr>
          <w:rFonts w:ascii="Times New Roman" w:hAnsi="Times New Roman" w:cs="Times New Roman"/>
        </w:rPr>
      </w:pPr>
      <w:commentRangeStart w:id="11"/>
      <w:commentRangeStart w:id="12"/>
      <w:r w:rsidRPr="006D2ECE">
        <w:rPr>
          <w:rFonts w:ascii="Times New Roman" w:hAnsi="Times New Roman" w:cs="Times New Roman"/>
        </w:rPr>
        <w:t>During</w:t>
      </w:r>
      <w:commentRangeEnd w:id="11"/>
      <w:r w:rsidRPr="006D2ECE">
        <w:rPr>
          <w:rStyle w:val="CommentReference"/>
          <w:rFonts w:ascii="Times New Roman" w:hAnsi="Times New Roman" w:cs="Times New Roman"/>
          <w:sz w:val="24"/>
          <w:szCs w:val="24"/>
        </w:rPr>
        <w:commentReference w:id="11"/>
      </w:r>
      <w:commentRangeEnd w:id="12"/>
      <w:r w:rsidRPr="006D2ECE">
        <w:rPr>
          <w:rStyle w:val="CommentReference"/>
          <w:rFonts w:ascii="Times New Roman" w:hAnsi="Times New Roman" w:cs="Times New Roman"/>
          <w:sz w:val="24"/>
          <w:szCs w:val="24"/>
        </w:rPr>
        <w:commentReference w:id="12"/>
      </w:r>
      <w:r w:rsidRPr="006D2ECE">
        <w:rPr>
          <w:rFonts w:ascii="Times New Roman" w:hAnsi="Times New Roman" w:cs="Times New Roman"/>
        </w:rPr>
        <w:t xml:space="preserve"> the summer after my sophomore year, I interned for Americans for Financial Reform (AFR), a policy think tank in Washington, D.C. I worked on campaigns for financial regulatory policy with an eye toward regulating private equity investment. As a child of the 2008 recession, I relished the opportunity to learn </w:t>
      </w:r>
      <w:r>
        <w:rPr>
          <w:rFonts w:ascii="Times New Roman" w:hAnsi="Times New Roman" w:cs="Times New Roman"/>
        </w:rPr>
        <w:t xml:space="preserve">about </w:t>
      </w:r>
      <w:r w:rsidRPr="006D2ECE">
        <w:rPr>
          <w:rFonts w:ascii="Times New Roman" w:hAnsi="Times New Roman" w:cs="Times New Roman"/>
        </w:rPr>
        <w:t xml:space="preserve">the intricacies of consumer finance, gaining insight into the cause of so much economic pain I observed </w:t>
      </w:r>
      <w:r>
        <w:rPr>
          <w:rFonts w:ascii="Times New Roman" w:hAnsi="Times New Roman" w:cs="Times New Roman"/>
        </w:rPr>
        <w:t xml:space="preserve">in </w:t>
      </w:r>
      <w:commentRangeStart w:id="13"/>
      <w:r>
        <w:rPr>
          <w:rFonts w:ascii="Times New Roman" w:hAnsi="Times New Roman" w:cs="Times New Roman"/>
        </w:rPr>
        <w:t>my own community</w:t>
      </w:r>
      <w:commentRangeEnd w:id="13"/>
      <w:r w:rsidR="00AB6DBE">
        <w:rPr>
          <w:rStyle w:val="CommentReference"/>
          <w:kern w:val="0"/>
          <w14:ligatures w14:val="none"/>
        </w:rPr>
        <w:commentReference w:id="13"/>
      </w:r>
      <w:r w:rsidRPr="006D2ECE">
        <w:rPr>
          <w:rFonts w:ascii="Times New Roman" w:hAnsi="Times New Roman" w:cs="Times New Roman"/>
        </w:rPr>
        <w:t xml:space="preserve">. </w:t>
      </w:r>
      <w:ins w:id="14" w:author="Kyra Sadovi" w:date="2023-09-07T15:46:00Z">
        <w:r w:rsidR="00AB6DBE">
          <w:rPr>
            <w:rFonts w:ascii="Times New Roman" w:hAnsi="Times New Roman" w:cs="Times New Roman"/>
          </w:rPr>
          <w:t xml:space="preserve">However, </w:t>
        </w:r>
      </w:ins>
      <w:del w:id="15" w:author="Kyra Sadovi" w:date="2023-09-07T15:46:00Z">
        <w:r w:rsidRPr="006D2ECE" w:rsidDel="00AB6DBE">
          <w:rPr>
            <w:rFonts w:ascii="Times New Roman" w:hAnsi="Times New Roman" w:cs="Times New Roman"/>
          </w:rPr>
          <w:delText xml:space="preserve">But </w:delText>
        </w:r>
      </w:del>
      <w:r w:rsidRPr="006D2ECE">
        <w:rPr>
          <w:rFonts w:ascii="Times New Roman" w:hAnsi="Times New Roman" w:cs="Times New Roman"/>
        </w:rPr>
        <w:t xml:space="preserve">I found myself yearning not only to interpret other academics’ research but to be able to answer economic policy questions myself. Inspired by my time with AFR, I wrote two papers on policy-specific topics for upper-level economics courses. </w:t>
      </w:r>
    </w:p>
    <w:p w14:paraId="21A24775" w14:textId="77777777" w:rsidR="00FE37F6" w:rsidRPr="006D2ECE" w:rsidRDefault="00FE37F6" w:rsidP="00FE37F6">
      <w:pPr>
        <w:spacing w:after="0"/>
        <w:ind w:firstLine="720"/>
        <w:rPr>
          <w:rFonts w:ascii="Times New Roman" w:hAnsi="Times New Roman" w:cs="Times New Roman"/>
        </w:rPr>
      </w:pPr>
      <w:r w:rsidRPr="006D2ECE">
        <w:rPr>
          <w:rFonts w:ascii="Times New Roman" w:hAnsi="Times New Roman" w:cs="Times New Roman"/>
        </w:rPr>
        <w:t xml:space="preserve">The first focused on the effects of the 2008 Medicaid expansion in Oregon for Professor </w:t>
      </w:r>
      <w:proofErr w:type="spellStart"/>
      <w:r w:rsidRPr="006D2ECE">
        <w:rPr>
          <w:rFonts w:ascii="Times New Roman" w:hAnsi="Times New Roman" w:cs="Times New Roman"/>
        </w:rPr>
        <w:t>Eun</w:t>
      </w:r>
      <w:proofErr w:type="spellEnd"/>
      <w:r w:rsidRPr="006D2ECE">
        <w:rPr>
          <w:rFonts w:ascii="Times New Roman" w:hAnsi="Times New Roman" w:cs="Times New Roman"/>
        </w:rPr>
        <w:t xml:space="preserve"> Yi Chung. </w:t>
      </w:r>
      <w:commentRangeStart w:id="16"/>
      <w:commentRangeStart w:id="17"/>
      <w:r w:rsidRPr="006D2ECE">
        <w:rPr>
          <w:rFonts w:ascii="Times New Roman" w:hAnsi="Times New Roman" w:cs="Times New Roman"/>
        </w:rPr>
        <w:t>While not specifically related to consumer finance</w:t>
      </w:r>
      <w:commentRangeEnd w:id="16"/>
      <w:r w:rsidR="00AB6DBE">
        <w:rPr>
          <w:rStyle w:val="CommentReference"/>
          <w:kern w:val="0"/>
          <w14:ligatures w14:val="none"/>
        </w:rPr>
        <w:commentReference w:id="16"/>
      </w:r>
      <w:commentRangeEnd w:id="17"/>
      <w:r w:rsidR="00AB6DBE">
        <w:rPr>
          <w:rStyle w:val="CommentReference"/>
          <w:kern w:val="0"/>
          <w14:ligatures w14:val="none"/>
        </w:rPr>
        <w:commentReference w:id="17"/>
      </w:r>
      <w:r w:rsidRPr="006D2ECE">
        <w:rPr>
          <w:rFonts w:ascii="Times New Roman" w:hAnsi="Times New Roman" w:cs="Times New Roman"/>
        </w:rPr>
        <w:t xml:space="preserve">, </w:t>
      </w:r>
      <w:r>
        <w:rPr>
          <w:rFonts w:ascii="Times New Roman" w:hAnsi="Times New Roman" w:cs="Times New Roman"/>
        </w:rPr>
        <w:t xml:space="preserve">I learned </w:t>
      </w:r>
      <w:r w:rsidRPr="006D2ECE">
        <w:rPr>
          <w:rFonts w:ascii="Times New Roman" w:hAnsi="Times New Roman" w:cs="Times New Roman"/>
        </w:rPr>
        <w:t xml:space="preserve">about quantitative policy analysis and causal inference using a randomized experiment. The second paper was for my senior-year course on machine learning in economics. I leveraged public HMDA data to measure racial discrimination in mortgage lending using </w:t>
      </w:r>
      <w:commentRangeStart w:id="18"/>
      <w:r w:rsidRPr="006D2ECE">
        <w:rPr>
          <w:rFonts w:ascii="Times New Roman" w:hAnsi="Times New Roman" w:cs="Times New Roman"/>
        </w:rPr>
        <w:t>machine</w:t>
      </w:r>
      <w:commentRangeEnd w:id="18"/>
      <w:r w:rsidR="00AB6DBE">
        <w:rPr>
          <w:rStyle w:val="CommentReference"/>
          <w:kern w:val="0"/>
          <w14:ligatures w14:val="none"/>
        </w:rPr>
        <w:commentReference w:id="18"/>
      </w:r>
      <w:r w:rsidRPr="006D2ECE">
        <w:rPr>
          <w:rFonts w:ascii="Times New Roman" w:hAnsi="Times New Roman" w:cs="Times New Roman"/>
        </w:rPr>
        <w:t xml:space="preserve"> learning methods. I found the process both academically intriguing and personally </w:t>
      </w:r>
      <w:proofErr w:type="gramStart"/>
      <w:r w:rsidRPr="006D2ECE">
        <w:rPr>
          <w:rFonts w:ascii="Times New Roman" w:hAnsi="Times New Roman" w:cs="Times New Roman"/>
        </w:rPr>
        <w:t>fulfilling:</w:t>
      </w:r>
      <w:proofErr w:type="gramEnd"/>
      <w:r w:rsidRPr="006D2ECE">
        <w:rPr>
          <w:rFonts w:ascii="Times New Roman" w:hAnsi="Times New Roman" w:cs="Times New Roman"/>
        </w:rPr>
        <w:t xml:space="preserve"> not only was I engaging with interesting literature on </w:t>
      </w:r>
      <w:r>
        <w:rPr>
          <w:rFonts w:ascii="Times New Roman" w:hAnsi="Times New Roman" w:cs="Times New Roman"/>
        </w:rPr>
        <w:t>mortgage discrimination</w:t>
      </w:r>
      <w:r w:rsidRPr="006D2ECE">
        <w:rPr>
          <w:rFonts w:ascii="Times New Roman" w:hAnsi="Times New Roman" w:cs="Times New Roman"/>
        </w:rPr>
        <w:t>, but I was also working on a topic I care</w:t>
      </w:r>
      <w:r w:rsidRPr="00AB0A0E">
        <w:rPr>
          <w:rFonts w:ascii="Times New Roman" w:hAnsi="Times New Roman" w:cs="Times New Roman"/>
        </w:rPr>
        <w:t xml:space="preserve"> </w:t>
      </w:r>
      <w:r w:rsidRPr="006D2ECE">
        <w:rPr>
          <w:rFonts w:ascii="Times New Roman" w:hAnsi="Times New Roman" w:cs="Times New Roman"/>
        </w:rPr>
        <w:t>about deeply having grown up in a</w:t>
      </w:r>
      <w:r>
        <w:rPr>
          <w:rFonts w:ascii="Times New Roman" w:hAnsi="Times New Roman" w:cs="Times New Roman"/>
        </w:rPr>
        <w:t>n</w:t>
      </w:r>
      <w:r w:rsidRPr="006D2ECE">
        <w:rPr>
          <w:rFonts w:ascii="Times New Roman" w:hAnsi="Times New Roman" w:cs="Times New Roman"/>
        </w:rPr>
        <w:t xml:space="preserve"> historically segregated city. The process of writing both of these papers</w:t>
      </w:r>
      <w:commentRangeStart w:id="19"/>
      <w:r w:rsidRPr="006D2ECE">
        <w:rPr>
          <w:rFonts w:ascii="Times New Roman" w:hAnsi="Times New Roman" w:cs="Times New Roman"/>
        </w:rPr>
        <w:t xml:space="preserve"> inspired </w:t>
      </w:r>
      <w:commentRangeEnd w:id="19"/>
      <w:r w:rsidR="00443D1F">
        <w:rPr>
          <w:rStyle w:val="CommentReference"/>
          <w:kern w:val="0"/>
          <w14:ligatures w14:val="none"/>
        </w:rPr>
        <w:commentReference w:id="19"/>
      </w:r>
      <w:r w:rsidRPr="006D2ECE">
        <w:rPr>
          <w:rFonts w:ascii="Times New Roman" w:hAnsi="Times New Roman" w:cs="Times New Roman"/>
        </w:rPr>
        <w:t xml:space="preserve">me to pursue economic research professionally. </w:t>
      </w:r>
    </w:p>
    <w:p w14:paraId="699C1F2E" w14:textId="77777777" w:rsidR="00FE37F6" w:rsidRDefault="00FE37F6" w:rsidP="00FE37F6">
      <w:pPr>
        <w:spacing w:after="0"/>
        <w:ind w:firstLine="720"/>
        <w:rPr>
          <w:rFonts w:ascii="Times New Roman" w:hAnsi="Times New Roman" w:cs="Times New Roman"/>
        </w:rPr>
      </w:pPr>
      <w:commentRangeStart w:id="20"/>
      <w:r>
        <w:rPr>
          <w:rFonts w:ascii="Times New Roman" w:hAnsi="Times New Roman" w:cs="Times New Roman"/>
        </w:rPr>
        <w:t>Wh</w:t>
      </w:r>
      <w:commentRangeEnd w:id="20"/>
      <w:r w:rsidR="00AB6DBE">
        <w:rPr>
          <w:rStyle w:val="CommentReference"/>
          <w:kern w:val="0"/>
          <w14:ligatures w14:val="none"/>
        </w:rPr>
        <w:commentReference w:id="20"/>
      </w:r>
      <w:r>
        <w:rPr>
          <w:rFonts w:ascii="Times New Roman" w:hAnsi="Times New Roman" w:cs="Times New Roman"/>
        </w:rPr>
        <w:t>ile I contemplated a future career in economics, I accepted a position as a research assistant at the Federal Reserve Board of Governors. I wanted to learn more about what economists did while I contributed actively to</w:t>
      </w:r>
      <w:commentRangeStart w:id="21"/>
      <w:commentRangeStart w:id="22"/>
      <w:r>
        <w:rPr>
          <w:rFonts w:ascii="Times New Roman" w:hAnsi="Times New Roman" w:cs="Times New Roman"/>
        </w:rPr>
        <w:t xml:space="preserve"> policy</w:t>
      </w:r>
      <w:commentRangeEnd w:id="21"/>
      <w:r w:rsidR="00AB6DBE">
        <w:rPr>
          <w:rStyle w:val="CommentReference"/>
          <w:kern w:val="0"/>
          <w14:ligatures w14:val="none"/>
        </w:rPr>
        <w:commentReference w:id="21"/>
      </w:r>
      <w:commentRangeEnd w:id="22"/>
      <w:r w:rsidR="00E9263B">
        <w:rPr>
          <w:rStyle w:val="CommentReference"/>
          <w:kern w:val="0"/>
          <w14:ligatures w14:val="none"/>
        </w:rPr>
        <w:commentReference w:id="22"/>
      </w:r>
      <w:r>
        <w:rPr>
          <w:rFonts w:ascii="Times New Roman" w:hAnsi="Times New Roman" w:cs="Times New Roman"/>
        </w:rPr>
        <w:t xml:space="preserve">. My work at the Fed can be divided into two categories: policy work, in which I </w:t>
      </w:r>
      <w:commentRangeStart w:id="23"/>
      <w:r>
        <w:rPr>
          <w:rFonts w:ascii="Times New Roman" w:hAnsi="Times New Roman" w:cs="Times New Roman"/>
        </w:rPr>
        <w:t>contributed</w:t>
      </w:r>
      <w:commentRangeEnd w:id="23"/>
      <w:r w:rsidR="003A5460">
        <w:rPr>
          <w:rStyle w:val="CommentReference"/>
          <w:kern w:val="0"/>
          <w14:ligatures w14:val="none"/>
        </w:rPr>
        <w:commentReference w:id="23"/>
      </w:r>
      <w:r>
        <w:rPr>
          <w:rFonts w:ascii="Times New Roman" w:hAnsi="Times New Roman" w:cs="Times New Roman"/>
        </w:rPr>
        <w:t xml:space="preserve"> to FOMC material; and research work, in which I collaborated with Board economists on projects and papers for publicatio</w:t>
      </w:r>
      <w:commentRangeStart w:id="24"/>
      <w:commentRangeStart w:id="25"/>
      <w:r>
        <w:rPr>
          <w:rFonts w:ascii="Times New Roman" w:hAnsi="Times New Roman" w:cs="Times New Roman"/>
        </w:rPr>
        <w:t xml:space="preserve">n.  </w:t>
      </w:r>
      <w:commentRangeEnd w:id="24"/>
      <w:r w:rsidR="00E9263B">
        <w:rPr>
          <w:rStyle w:val="CommentReference"/>
          <w:kern w:val="0"/>
          <w14:ligatures w14:val="none"/>
        </w:rPr>
        <w:commentReference w:id="24"/>
      </w:r>
      <w:commentRangeEnd w:id="25"/>
      <w:r w:rsidR="00E9263B">
        <w:rPr>
          <w:rStyle w:val="CommentReference"/>
          <w:kern w:val="0"/>
          <w14:ligatures w14:val="none"/>
        </w:rPr>
        <w:commentReference w:id="25"/>
      </w:r>
    </w:p>
    <w:p w14:paraId="25651316" w14:textId="77777777" w:rsidR="00FE37F6" w:rsidRPr="006D2ECE" w:rsidRDefault="00FE37F6" w:rsidP="00FE37F6">
      <w:pPr>
        <w:spacing w:after="0"/>
        <w:ind w:firstLine="720"/>
        <w:rPr>
          <w:rFonts w:ascii="Times New Roman" w:hAnsi="Times New Roman" w:cs="Times New Roman"/>
        </w:rPr>
      </w:pPr>
      <w:r>
        <w:rPr>
          <w:rFonts w:ascii="Times New Roman" w:hAnsi="Times New Roman" w:cs="Times New Roman"/>
        </w:rPr>
        <w:t xml:space="preserve">As the residential investment RA, </w:t>
      </w:r>
      <w:r w:rsidRPr="006D2ECE">
        <w:rPr>
          <w:rFonts w:ascii="Times New Roman" w:hAnsi="Times New Roman" w:cs="Times New Roman"/>
        </w:rPr>
        <w:t xml:space="preserve">I contributed </w:t>
      </w:r>
      <w:r>
        <w:rPr>
          <w:rFonts w:ascii="Times New Roman" w:hAnsi="Times New Roman" w:cs="Times New Roman"/>
        </w:rPr>
        <w:t>substantively</w:t>
      </w:r>
      <w:r w:rsidRPr="006D2ECE">
        <w:rPr>
          <w:rFonts w:ascii="Times New Roman" w:hAnsi="Times New Roman" w:cs="Times New Roman"/>
        </w:rPr>
        <w:t xml:space="preserve"> to the residential investment sector’s FOMC </w:t>
      </w:r>
      <w:r>
        <w:rPr>
          <w:rFonts w:ascii="Times New Roman" w:hAnsi="Times New Roman" w:cs="Times New Roman"/>
        </w:rPr>
        <w:t>forecasts</w:t>
      </w:r>
      <w:r w:rsidRPr="006D2ECE">
        <w:rPr>
          <w:rFonts w:ascii="Times New Roman" w:hAnsi="Times New Roman" w:cs="Times New Roman"/>
        </w:rPr>
        <w:t xml:space="preserve">. </w:t>
      </w:r>
      <w:r>
        <w:rPr>
          <w:rFonts w:ascii="Times New Roman" w:hAnsi="Times New Roman" w:cs="Times New Roman"/>
        </w:rPr>
        <w:t>I</w:t>
      </w:r>
      <w:r w:rsidRPr="006D2ECE">
        <w:rPr>
          <w:rFonts w:ascii="Times New Roman" w:hAnsi="Times New Roman" w:cs="Times New Roman"/>
        </w:rPr>
        <w:t xml:space="preserve"> wrote a section of the sector’s </w:t>
      </w:r>
      <w:r>
        <w:rPr>
          <w:rFonts w:ascii="Times New Roman" w:hAnsi="Times New Roman" w:cs="Times New Roman"/>
        </w:rPr>
        <w:t>December 2022 FOMC materials</w:t>
      </w:r>
      <w:r w:rsidRPr="006D2ECE">
        <w:rPr>
          <w:rFonts w:ascii="Times New Roman" w:hAnsi="Times New Roman" w:cs="Times New Roman"/>
        </w:rPr>
        <w:t xml:space="preserve"> and presented it at the Aggregate Demand meeting to Board officers. The memo section discussed construction employment trends post-pandemic, examining the sector’s slow </w:t>
      </w:r>
      <w:proofErr w:type="gramStart"/>
      <w:r w:rsidRPr="006D2ECE">
        <w:rPr>
          <w:rFonts w:ascii="Times New Roman" w:hAnsi="Times New Roman" w:cs="Times New Roman"/>
        </w:rPr>
        <w:t>recovery</w:t>
      </w:r>
      <w:proofErr w:type="gramEnd"/>
      <w:r w:rsidRPr="006D2ECE">
        <w:rPr>
          <w:rFonts w:ascii="Times New Roman" w:hAnsi="Times New Roman" w:cs="Times New Roman"/>
        </w:rPr>
        <w:t xml:space="preserve"> and explaining its macroeconomic significance for the broader GDP forecast. In the spring of 2023, I coauthored a FEDS Note with Eirik Brandsaas, Daniel Garcia Molina, and Joseph </w:t>
      </w:r>
      <w:r>
        <w:rPr>
          <w:rFonts w:ascii="Times New Roman" w:hAnsi="Times New Roman" w:cs="Times New Roman"/>
        </w:rPr>
        <w:t>Nichols.</w:t>
      </w:r>
      <w:r w:rsidRPr="006D2ECE">
        <w:rPr>
          <w:rFonts w:ascii="Times New Roman" w:hAnsi="Times New Roman" w:cs="Times New Roman"/>
        </w:rPr>
        <w:t xml:space="preserve"> In the note, we explain that the post-pandemic decline in </w:t>
      </w:r>
      <w:r>
        <w:rPr>
          <w:rFonts w:ascii="Times New Roman" w:hAnsi="Times New Roman" w:cs="Times New Roman"/>
        </w:rPr>
        <w:t>nonresidential structures</w:t>
      </w:r>
      <w:r w:rsidRPr="006D2ECE">
        <w:rPr>
          <w:rFonts w:ascii="Times New Roman" w:hAnsi="Times New Roman" w:cs="Times New Roman"/>
        </w:rPr>
        <w:t xml:space="preserve"> spending is </w:t>
      </w:r>
      <w:r w:rsidRPr="006D2ECE">
        <w:rPr>
          <w:rFonts w:ascii="Times New Roman" w:hAnsi="Times New Roman" w:cs="Times New Roman"/>
        </w:rPr>
        <w:lastRenderedPageBreak/>
        <w:t>misleading, and that actual spending is likely stronger than measured spending because of measurement issues</w:t>
      </w:r>
      <w:r>
        <w:rPr>
          <w:rFonts w:ascii="Times New Roman" w:hAnsi="Times New Roman" w:cs="Times New Roman"/>
        </w:rPr>
        <w:t>.</w:t>
      </w:r>
    </w:p>
    <w:p w14:paraId="3199F1A2" w14:textId="77777777" w:rsidR="00FE37F6" w:rsidRPr="006D2ECE" w:rsidRDefault="00FE37F6" w:rsidP="00FE37F6">
      <w:pPr>
        <w:spacing w:after="0"/>
        <w:ind w:firstLine="720"/>
        <w:rPr>
          <w:rFonts w:ascii="Times New Roman" w:hAnsi="Times New Roman" w:cs="Times New Roman"/>
        </w:rPr>
      </w:pPr>
      <w:r>
        <w:rPr>
          <w:rFonts w:ascii="Times New Roman" w:hAnsi="Times New Roman" w:cs="Times New Roman"/>
        </w:rPr>
        <w:t xml:space="preserve">While I truly value my policy work, my two research projects at the Board </w:t>
      </w:r>
      <w:commentRangeStart w:id="26"/>
      <w:commentRangeStart w:id="27"/>
      <w:r>
        <w:rPr>
          <w:rFonts w:ascii="Times New Roman" w:hAnsi="Times New Roman" w:cs="Times New Roman"/>
        </w:rPr>
        <w:t xml:space="preserve">are closer </w:t>
      </w:r>
      <w:commentRangeEnd w:id="26"/>
      <w:r w:rsidR="00E9263B">
        <w:rPr>
          <w:rStyle w:val="CommentReference"/>
          <w:kern w:val="0"/>
          <w14:ligatures w14:val="none"/>
        </w:rPr>
        <w:commentReference w:id="26"/>
      </w:r>
      <w:commentRangeEnd w:id="27"/>
      <w:r w:rsidR="00E9263B">
        <w:rPr>
          <w:rStyle w:val="CommentReference"/>
          <w:kern w:val="0"/>
          <w14:ligatures w14:val="none"/>
        </w:rPr>
        <w:commentReference w:id="27"/>
      </w:r>
      <w:r>
        <w:rPr>
          <w:rFonts w:ascii="Times New Roman" w:hAnsi="Times New Roman" w:cs="Times New Roman"/>
        </w:rPr>
        <w:t>to my areas of interest. This year</w:t>
      </w:r>
      <w:r w:rsidRPr="006D2ECE">
        <w:rPr>
          <w:rFonts w:ascii="Times New Roman" w:hAnsi="Times New Roman" w:cs="Times New Roman"/>
        </w:rPr>
        <w:t xml:space="preserve"> I will continue working with my section chief, Andrew </w:t>
      </w:r>
      <w:proofErr w:type="spellStart"/>
      <w:r w:rsidRPr="006D2ECE">
        <w:rPr>
          <w:rFonts w:ascii="Times New Roman" w:hAnsi="Times New Roman" w:cs="Times New Roman"/>
        </w:rPr>
        <w:t>Paciorek</w:t>
      </w:r>
      <w:proofErr w:type="spellEnd"/>
      <w:r w:rsidRPr="006D2ECE">
        <w:rPr>
          <w:rFonts w:ascii="Times New Roman" w:hAnsi="Times New Roman" w:cs="Times New Roman"/>
        </w:rPr>
        <w:t xml:space="preserve">, and economists Benjamin Keys and Will Dobbie on </w:t>
      </w:r>
      <w:r>
        <w:rPr>
          <w:rFonts w:ascii="Times New Roman" w:hAnsi="Times New Roman" w:cs="Times New Roman"/>
        </w:rPr>
        <w:t>a</w:t>
      </w:r>
      <w:r w:rsidRPr="006D2ECE">
        <w:rPr>
          <w:rFonts w:ascii="Times New Roman" w:hAnsi="Times New Roman" w:cs="Times New Roman"/>
        </w:rPr>
        <w:t xml:space="preserve"> project focusing on racial variance in mortgage performance and approval likelihoods. </w:t>
      </w:r>
      <w:r>
        <w:rPr>
          <w:rFonts w:ascii="Times New Roman" w:hAnsi="Times New Roman" w:cs="Times New Roman"/>
        </w:rPr>
        <w:t xml:space="preserve">We find that </w:t>
      </w:r>
      <w:r w:rsidRPr="0086709E">
        <w:rPr>
          <w:rFonts w:ascii="Times New Roman" w:hAnsi="Times New Roman" w:cs="Times New Roman"/>
        </w:rPr>
        <w:t xml:space="preserve">lenders </w:t>
      </w:r>
      <w:r>
        <w:rPr>
          <w:rFonts w:ascii="Times New Roman" w:hAnsi="Times New Roman" w:cs="Times New Roman"/>
        </w:rPr>
        <w:t>have been</w:t>
      </w:r>
      <w:r w:rsidRPr="0086709E">
        <w:rPr>
          <w:rFonts w:ascii="Times New Roman" w:hAnsi="Times New Roman" w:cs="Times New Roman"/>
        </w:rPr>
        <w:t xml:space="preserve"> increasingly </w:t>
      </w:r>
      <w:r>
        <w:rPr>
          <w:rFonts w:ascii="Times New Roman" w:hAnsi="Times New Roman" w:cs="Times New Roman"/>
        </w:rPr>
        <w:t>reliant</w:t>
      </w:r>
      <w:r w:rsidRPr="0086709E">
        <w:rPr>
          <w:rFonts w:ascii="Times New Roman" w:hAnsi="Times New Roman" w:cs="Times New Roman"/>
        </w:rPr>
        <w:t xml:space="preserve"> on credit score thresholds over time, which incompletely measure default risk across groups. </w:t>
      </w:r>
      <w:r>
        <w:rPr>
          <w:rFonts w:ascii="Times New Roman" w:hAnsi="Times New Roman" w:cs="Times New Roman"/>
        </w:rPr>
        <w:t>L</w:t>
      </w:r>
      <w:r w:rsidRPr="0086709E">
        <w:rPr>
          <w:rFonts w:ascii="Times New Roman" w:hAnsi="Times New Roman" w:cs="Times New Roman"/>
        </w:rPr>
        <w:t xml:space="preserve">ow-income and minority applicants are disproportionately impacted by </w:t>
      </w:r>
      <w:r>
        <w:rPr>
          <w:rFonts w:ascii="Times New Roman" w:hAnsi="Times New Roman" w:cs="Times New Roman"/>
        </w:rPr>
        <w:t>this trend</w:t>
      </w:r>
      <w:r w:rsidRPr="0086709E">
        <w:rPr>
          <w:rFonts w:ascii="Times New Roman" w:hAnsi="Times New Roman" w:cs="Times New Roman"/>
        </w:rPr>
        <w:t xml:space="preserve">, leading to more </w:t>
      </w:r>
      <w:r>
        <w:rPr>
          <w:rFonts w:ascii="Times New Roman" w:hAnsi="Times New Roman" w:cs="Times New Roman"/>
        </w:rPr>
        <w:t>“</w:t>
      </w:r>
      <w:r w:rsidRPr="0086709E">
        <w:rPr>
          <w:rFonts w:ascii="Times New Roman" w:hAnsi="Times New Roman" w:cs="Times New Roman"/>
        </w:rPr>
        <w:t>seemingly random</w:t>
      </w:r>
      <w:r>
        <w:rPr>
          <w:rFonts w:ascii="Times New Roman" w:hAnsi="Times New Roman" w:cs="Times New Roman"/>
        </w:rPr>
        <w:t>”</w:t>
      </w:r>
      <w:r w:rsidRPr="0086709E">
        <w:rPr>
          <w:rFonts w:ascii="Times New Roman" w:hAnsi="Times New Roman" w:cs="Times New Roman"/>
        </w:rPr>
        <w:t xml:space="preserve"> loan decisions for these applicants over time</w:t>
      </w:r>
      <w:r>
        <w:rPr>
          <w:rFonts w:ascii="Times New Roman" w:hAnsi="Times New Roman" w:cs="Times New Roman"/>
        </w:rPr>
        <w:t>.</w:t>
      </w:r>
      <w:r w:rsidRPr="006D2ECE">
        <w:rPr>
          <w:rFonts w:ascii="Times New Roman" w:hAnsi="Times New Roman" w:cs="Times New Roman"/>
        </w:rPr>
        <w:t xml:space="preserve"> </w:t>
      </w:r>
      <w:r w:rsidRPr="00B707A4">
        <w:rPr>
          <w:rFonts w:ascii="Times New Roman" w:hAnsi="Times New Roman" w:cs="Times New Roman"/>
        </w:rPr>
        <w:t xml:space="preserve">This project </w:t>
      </w:r>
      <w:commentRangeStart w:id="28"/>
      <w:r w:rsidRPr="00B707A4">
        <w:rPr>
          <w:rFonts w:ascii="Times New Roman" w:hAnsi="Times New Roman" w:cs="Times New Roman"/>
        </w:rPr>
        <w:t xml:space="preserve">aligns </w:t>
      </w:r>
      <w:commentRangeEnd w:id="28"/>
      <w:r w:rsidR="00E9263B">
        <w:rPr>
          <w:rStyle w:val="CommentReference"/>
          <w:kern w:val="0"/>
          <w14:ligatures w14:val="none"/>
        </w:rPr>
        <w:commentReference w:id="28"/>
      </w:r>
      <w:r>
        <w:rPr>
          <w:rFonts w:ascii="Times New Roman" w:hAnsi="Times New Roman" w:cs="Times New Roman"/>
        </w:rPr>
        <w:t>very closely</w:t>
      </w:r>
      <w:r w:rsidRPr="00B707A4">
        <w:rPr>
          <w:rFonts w:ascii="Times New Roman" w:hAnsi="Times New Roman" w:cs="Times New Roman"/>
        </w:rPr>
        <w:t xml:space="preserve"> with my future research aspirations. I</w:t>
      </w:r>
      <w:r>
        <w:rPr>
          <w:rFonts w:ascii="Times New Roman" w:hAnsi="Times New Roman" w:cs="Times New Roman"/>
        </w:rPr>
        <w:t>’</w:t>
      </w:r>
      <w:r w:rsidRPr="00B707A4">
        <w:rPr>
          <w:rFonts w:ascii="Times New Roman" w:hAnsi="Times New Roman" w:cs="Times New Roman"/>
        </w:rPr>
        <w:t xml:space="preserve">ve been </w:t>
      </w:r>
      <w:r>
        <w:rPr>
          <w:rFonts w:ascii="Times New Roman" w:hAnsi="Times New Roman" w:cs="Times New Roman"/>
        </w:rPr>
        <w:t>intrigued</w:t>
      </w:r>
      <w:r w:rsidRPr="00B707A4">
        <w:rPr>
          <w:rFonts w:ascii="Times New Roman" w:hAnsi="Times New Roman" w:cs="Times New Roman"/>
        </w:rPr>
        <w:t xml:space="preserve"> by the residential mortgage market since undergrad due to its pivotal role in wealth-building and its implications for addressing broader structural inequality.</w:t>
      </w:r>
      <w:r>
        <w:rPr>
          <w:rFonts w:ascii="Times New Roman" w:hAnsi="Times New Roman" w:cs="Times New Roman"/>
        </w:rPr>
        <w:t xml:space="preserve"> </w:t>
      </w:r>
    </w:p>
    <w:p w14:paraId="79D7A7FE" w14:textId="631A90E9" w:rsidR="00FE37F6" w:rsidRPr="006D2ECE" w:rsidRDefault="00FE37F6" w:rsidP="00FE37F6">
      <w:pPr>
        <w:spacing w:after="0"/>
        <w:ind w:firstLine="720"/>
        <w:rPr>
          <w:rFonts w:ascii="Times New Roman" w:hAnsi="Times New Roman" w:cs="Times New Roman"/>
        </w:rPr>
      </w:pPr>
      <w:r w:rsidRPr="006D2ECE">
        <w:rPr>
          <w:rFonts w:ascii="Times New Roman" w:hAnsi="Times New Roman" w:cs="Times New Roman"/>
        </w:rPr>
        <w:t>The other project I will continue during my final year at the Board is with</w:t>
      </w:r>
      <w:r>
        <w:rPr>
          <w:rFonts w:ascii="Times New Roman" w:hAnsi="Times New Roman" w:cs="Times New Roman"/>
        </w:rPr>
        <w:t xml:space="preserve"> Board economist</w:t>
      </w:r>
      <w:r w:rsidRPr="006D2ECE">
        <w:rPr>
          <w:rFonts w:ascii="Times New Roman" w:hAnsi="Times New Roman" w:cs="Times New Roman"/>
        </w:rPr>
        <w:t xml:space="preserve"> Patrick Donnelly Moran. We measure the effect of home equity loans (HE loans) on mortgage delinquencies and interest rates using the </w:t>
      </w:r>
      <w:ins w:id="29" w:author="Kyra Sadovi" w:date="2023-09-07T15:58:00Z">
        <w:r w:rsidR="00E9263B">
          <w:rPr>
            <w:rFonts w:ascii="Times New Roman" w:hAnsi="Times New Roman" w:cs="Times New Roman"/>
          </w:rPr>
          <w:t xml:space="preserve">1998 </w:t>
        </w:r>
      </w:ins>
      <w:r w:rsidRPr="006D2ECE">
        <w:rPr>
          <w:rFonts w:ascii="Times New Roman" w:hAnsi="Times New Roman" w:cs="Times New Roman"/>
        </w:rPr>
        <w:t>legalization of HE loans in Texas</w:t>
      </w:r>
      <w:ins w:id="30" w:author="Kyra Sadovi" w:date="2023-09-07T15:58:00Z">
        <w:r w:rsidR="00E9263B">
          <w:rPr>
            <w:rFonts w:ascii="Times New Roman" w:hAnsi="Times New Roman" w:cs="Times New Roman"/>
          </w:rPr>
          <w:t xml:space="preserve">. </w:t>
        </w:r>
      </w:ins>
      <w:del w:id="31" w:author="Kyra Sadovi" w:date="2023-09-07T15:58:00Z">
        <w:r w:rsidRPr="006D2ECE" w:rsidDel="00E9263B">
          <w:rPr>
            <w:rFonts w:ascii="Times New Roman" w:hAnsi="Times New Roman" w:cs="Times New Roman"/>
          </w:rPr>
          <w:delText xml:space="preserve"> in 1998. </w:delText>
        </w:r>
      </w:del>
      <w:r w:rsidRPr="006D2ECE">
        <w:rPr>
          <w:rFonts w:ascii="Times New Roman" w:hAnsi="Times New Roman" w:cs="Times New Roman"/>
        </w:rPr>
        <w:t xml:space="preserve">As a coauthor on this project, I have learned how to execute a difference-in-differences framework with robustness checks using two-way fixed effects, as well as how to implement a synthetic control framework. I saw what trial-and-error looks like with regard to model selection; got more practice working with large datasets after applying for and using both Equifax Consumer Credit Panel data and McDash mortgage data; and most importantly, learned how to work collaboratively with a coauthor as equal members of the research team. </w:t>
      </w:r>
    </w:p>
    <w:p w14:paraId="6154BACD" w14:textId="77777777" w:rsidR="00FE37F6" w:rsidRPr="005E033C" w:rsidRDefault="00FE37F6" w:rsidP="00FE37F6">
      <w:pPr>
        <w:spacing w:after="0"/>
        <w:ind w:firstLine="720"/>
        <w:rPr>
          <w:rFonts w:ascii="Times New Roman" w:hAnsi="Times New Roman" w:cs="Times New Roman"/>
          <w:b/>
          <w:bCs/>
        </w:rPr>
      </w:pPr>
      <w:r w:rsidRPr="006D2ECE">
        <w:rPr>
          <w:rFonts w:ascii="Times New Roman" w:hAnsi="Times New Roman" w:cs="Times New Roman"/>
          <w:b/>
          <w:bCs/>
          <w:highlight w:val="yellow"/>
        </w:rPr>
        <w:t>Paragraph about my research interests and specific faculty at school</w:t>
      </w:r>
    </w:p>
    <w:p w14:paraId="0A8F2A4F" w14:textId="77777777" w:rsidR="00FE37F6" w:rsidRPr="005E033C" w:rsidRDefault="00FE37F6" w:rsidP="00FE37F6">
      <w:pPr>
        <w:spacing w:after="0"/>
        <w:ind w:firstLine="720"/>
        <w:rPr>
          <w:rFonts w:ascii="Times New Roman" w:hAnsi="Times New Roman" w:cs="Times New Roman"/>
        </w:rPr>
      </w:pPr>
      <w:r>
        <w:rPr>
          <w:rFonts w:ascii="Times New Roman" w:hAnsi="Times New Roman" w:cs="Times New Roman"/>
        </w:rPr>
        <w:t>My</w:t>
      </w:r>
      <w:r w:rsidRPr="00B707A4">
        <w:rPr>
          <w:rFonts w:ascii="Times New Roman" w:hAnsi="Times New Roman" w:cs="Times New Roman"/>
        </w:rPr>
        <w:t xml:space="preserve"> journey from post-recession Chicago to the Federal Reserve Board has deepened my passion for </w:t>
      </w:r>
      <w:r>
        <w:rPr>
          <w:rFonts w:ascii="Times New Roman" w:hAnsi="Times New Roman" w:cs="Times New Roman"/>
        </w:rPr>
        <w:t>economic</w:t>
      </w:r>
      <w:r w:rsidRPr="00B707A4">
        <w:rPr>
          <w:rFonts w:ascii="Times New Roman" w:hAnsi="Times New Roman" w:cs="Times New Roman"/>
        </w:rPr>
        <w:t xml:space="preserve"> research. Aspiring to specialize in housing and urban economics, my experiences</w:t>
      </w:r>
      <w:r>
        <w:rPr>
          <w:rFonts w:ascii="Times New Roman" w:hAnsi="Times New Roman" w:cs="Times New Roman"/>
        </w:rPr>
        <w:t xml:space="preserve"> and coursework</w:t>
      </w:r>
      <w:r w:rsidRPr="00B707A4">
        <w:rPr>
          <w:rFonts w:ascii="Times New Roman" w:hAnsi="Times New Roman" w:cs="Times New Roman"/>
        </w:rPr>
        <w:t xml:space="preserve"> </w:t>
      </w:r>
      <w:r>
        <w:rPr>
          <w:rFonts w:ascii="Times New Roman" w:hAnsi="Times New Roman" w:cs="Times New Roman"/>
        </w:rPr>
        <w:t>have motivated my goal to contribute to the economic literature as a researcher and academic</w:t>
      </w:r>
      <w:r w:rsidRPr="00B707A4">
        <w:rPr>
          <w:rFonts w:ascii="Times New Roman" w:hAnsi="Times New Roman" w:cs="Times New Roman"/>
        </w:rPr>
        <w:t xml:space="preserve">. My academic </w:t>
      </w:r>
      <w:r>
        <w:rPr>
          <w:rFonts w:ascii="Times New Roman" w:hAnsi="Times New Roman" w:cs="Times New Roman"/>
        </w:rPr>
        <w:t>background, professional experiences,</w:t>
      </w:r>
      <w:r w:rsidRPr="00B707A4">
        <w:rPr>
          <w:rFonts w:ascii="Times New Roman" w:hAnsi="Times New Roman" w:cs="Times New Roman"/>
        </w:rPr>
        <w:t xml:space="preserve"> and ongoing </w:t>
      </w:r>
      <w:r>
        <w:rPr>
          <w:rFonts w:ascii="Times New Roman" w:hAnsi="Times New Roman" w:cs="Times New Roman"/>
        </w:rPr>
        <w:t xml:space="preserve">research </w:t>
      </w:r>
      <w:r w:rsidRPr="00B707A4">
        <w:rPr>
          <w:rFonts w:ascii="Times New Roman" w:hAnsi="Times New Roman" w:cs="Times New Roman"/>
        </w:rPr>
        <w:t xml:space="preserve">projects have </w:t>
      </w:r>
      <w:r>
        <w:rPr>
          <w:rFonts w:ascii="Times New Roman" w:hAnsi="Times New Roman" w:cs="Times New Roman"/>
        </w:rPr>
        <w:t>equipped me with the tools and skills necessary to succeed as a doctoral student and a future economist</w:t>
      </w:r>
      <w:r w:rsidRPr="00B707A4">
        <w:rPr>
          <w:rFonts w:ascii="Times New Roman" w:hAnsi="Times New Roman" w:cs="Times New Roman"/>
        </w:rPr>
        <w:t xml:space="preserve">. I am excited about the possibility of furthering my academic journey with </w:t>
      </w:r>
      <w:r w:rsidRPr="000048AF">
        <w:rPr>
          <w:rFonts w:ascii="Times New Roman" w:hAnsi="Times New Roman" w:cs="Times New Roman"/>
          <w:b/>
          <w:bCs/>
          <w:color w:val="FF0000"/>
          <w:highlight w:val="yellow"/>
          <w:u w:val="single"/>
        </w:rPr>
        <w:t>UNIVERSITY</w:t>
      </w:r>
      <w:r w:rsidRPr="00B707A4">
        <w:rPr>
          <w:rFonts w:ascii="Times New Roman" w:hAnsi="Times New Roman" w:cs="Times New Roman"/>
        </w:rPr>
        <w:t>. Thank you for considering my application.</w:t>
      </w:r>
    </w:p>
    <w:p w14:paraId="635149BA" w14:textId="77777777" w:rsidR="00323B13" w:rsidRDefault="00323B13"/>
    <w:sectPr w:rsidR="00323B13" w:rsidSect="004B12D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Kyra Sadovi" w:date="2023-09-07T16:14:00Z" w:initials="KS">
    <w:p w14:paraId="0C7032E7" w14:textId="77777777" w:rsidR="00BB601A" w:rsidRDefault="00BB601A" w:rsidP="00AC1F1E">
      <w:r>
        <w:rPr>
          <w:rStyle w:val="CommentReference"/>
        </w:rPr>
        <w:annotationRef/>
      </w:r>
      <w:r>
        <w:rPr>
          <w:kern w:val="0"/>
          <w:sz w:val="20"/>
          <w:szCs w:val="20"/>
          <w14:ligatures w14:val="none"/>
        </w:rPr>
        <w:t>After, I would also go and see if you end some paragraphs with the “this is what I learned” “this is what it taught me” sentence. I think you did a nice job but I always like to see that reflection and how it applies to real-q]world and what you are taking from it</w:t>
      </w:r>
    </w:p>
  </w:comment>
  <w:comment w:id="3" w:author="Kyra Sadovi" w:date="2023-09-07T15:38:00Z" w:initials="KS">
    <w:p w14:paraId="564B24EE" w14:textId="4241AA92" w:rsidR="00FE37F6" w:rsidRDefault="00FE37F6" w:rsidP="000068A3">
      <w:r>
        <w:rPr>
          <w:rStyle w:val="CommentReference"/>
        </w:rPr>
        <w:annotationRef/>
      </w:r>
      <w:r>
        <w:rPr>
          <w:kern w:val="0"/>
          <w:sz w:val="20"/>
          <w:szCs w:val="20"/>
          <w14:ligatures w14:val="none"/>
        </w:rPr>
        <w:t>I like this to follow the order that you are going to discuss things in  the statement, so I will come back and check after I read</w:t>
      </w:r>
    </w:p>
  </w:comment>
  <w:comment w:id="4" w:author="Kyra Sadovi" w:date="2023-09-07T16:04:00Z" w:initials="KS">
    <w:p w14:paraId="2EB4DB08" w14:textId="77777777" w:rsidR="00443D1F" w:rsidRDefault="00443D1F" w:rsidP="00033EC1">
      <w:r>
        <w:rPr>
          <w:rStyle w:val="CommentReference"/>
        </w:rPr>
        <w:annotationRef/>
      </w:r>
      <w:r>
        <w:rPr>
          <w:kern w:val="0"/>
          <w:sz w:val="20"/>
          <w:szCs w:val="20"/>
          <w14:ligatures w14:val="none"/>
        </w:rPr>
        <w:t>Yahhh I would rearrange to match order you discuss later</w:t>
      </w:r>
    </w:p>
  </w:comment>
  <w:comment w:id="5" w:author="Kyra Sadovi" w:date="2023-09-07T16:03:00Z" w:initials="KS">
    <w:p w14:paraId="1A5AF3FF" w14:textId="13B43D33" w:rsidR="00443D1F" w:rsidRDefault="00443D1F" w:rsidP="00F938D3">
      <w:r>
        <w:rPr>
          <w:rStyle w:val="CommentReference"/>
        </w:rPr>
        <w:annotationRef/>
      </w:r>
      <w:r>
        <w:rPr>
          <w:kern w:val="0"/>
          <w:sz w:val="20"/>
          <w:szCs w:val="20"/>
          <w14:ligatures w14:val="none"/>
        </w:rPr>
        <w:t>I didn’t really see any personal experiences in DC come out. Regardless, I think another sentence or two about what you saw in Chicago and how that impacted you would be beneficial since this seems central to your motivation for this research</w:t>
      </w:r>
    </w:p>
  </w:comment>
  <w:comment w:id="6" w:author="Kyra Sadovi" w:date="2023-09-07T15:36:00Z" w:initials="KS">
    <w:p w14:paraId="0D125048" w14:textId="346634A8" w:rsidR="00FE37F6" w:rsidRDefault="00FE37F6" w:rsidP="00D63C81">
      <w:r>
        <w:rPr>
          <w:rStyle w:val="CommentReference"/>
        </w:rPr>
        <w:annotationRef/>
      </w:r>
      <w:r>
        <w:rPr>
          <w:kern w:val="0"/>
          <w:sz w:val="20"/>
          <w:szCs w:val="20"/>
          <w14:ligatures w14:val="none"/>
        </w:rPr>
        <w:t>I like the conviction of just saying “I am” versus “I believe” not sure how schools in this process view it</w:t>
      </w:r>
    </w:p>
  </w:comment>
  <w:comment w:id="8" w:author="Kyra Sadovi" w:date="2023-09-07T15:40:00Z" w:initials="KS">
    <w:p w14:paraId="22B4A963" w14:textId="77777777" w:rsidR="00FE37F6" w:rsidRDefault="00FE37F6" w:rsidP="00D17923">
      <w:r>
        <w:rPr>
          <w:rStyle w:val="CommentReference"/>
        </w:rPr>
        <w:annotationRef/>
      </w:r>
      <w:r>
        <w:rPr>
          <w:kern w:val="0"/>
          <w:sz w:val="20"/>
          <w:szCs w:val="20"/>
          <w14:ligatures w14:val="none"/>
        </w:rPr>
        <w:t>I like always restating and being specific, but that is my writing style, may not be necessary here</w:t>
      </w:r>
    </w:p>
  </w:comment>
  <w:comment w:id="10" w:author="Kyra Sadovi" w:date="2023-09-07T15:42:00Z" w:initials="KS">
    <w:p w14:paraId="56ADA657" w14:textId="77777777" w:rsidR="00AB6DBE" w:rsidRDefault="00AB6DBE" w:rsidP="00381156">
      <w:r>
        <w:rPr>
          <w:rStyle w:val="CommentReference"/>
        </w:rPr>
        <w:annotationRef/>
      </w:r>
      <w:r>
        <w:rPr>
          <w:kern w:val="0"/>
          <w:sz w:val="20"/>
          <w:szCs w:val="20"/>
          <w14:ligatures w14:val="none"/>
        </w:rPr>
        <w:t>I think a stronger transition may be saying how you have gained first hand experience with these methods through work and research that solidified your desire to pursue this degree</w:t>
      </w:r>
    </w:p>
  </w:comment>
  <w:comment w:id="11" w:author="Erica Ryan" w:date="2023-08-20T16:06:00Z" w:initials="ER">
    <w:p w14:paraId="3156D864" w14:textId="445C7125" w:rsidR="00FE37F6" w:rsidRDefault="00FE37F6" w:rsidP="00FE37F6">
      <w:pPr>
        <w:pStyle w:val="CommentText"/>
      </w:pPr>
      <w:r>
        <w:rPr>
          <w:rStyle w:val="CommentReference"/>
        </w:rPr>
        <w:annotationRef/>
      </w:r>
      <w:r>
        <w:t xml:space="preserve">Transition phrase -- you're going from talking about your education to work experience and you need some way to shift between the two. Something like "I have also had substantial professional experiences that have prepared me for an economics PhD program. </w:t>
      </w:r>
    </w:p>
  </w:comment>
  <w:comment w:id="12" w:author="Kyra Sadovi [2]" w:date="2023-08-21T12:19:00Z" w:initials="KS">
    <w:p w14:paraId="6BB836F0" w14:textId="77777777" w:rsidR="00FE37F6" w:rsidRDefault="00FE37F6" w:rsidP="00FE37F6">
      <w:pPr>
        <w:pStyle w:val="CommentText"/>
      </w:pPr>
      <w:r>
        <w:rPr>
          <w:rStyle w:val="CommentReference"/>
        </w:rPr>
        <w:annotationRef/>
      </w:r>
      <w:r>
        <w:t>Definitely need a transition here to signal what I’m trying to talk about – how I became interested in the topics I name</w:t>
      </w:r>
    </w:p>
  </w:comment>
  <w:comment w:id="13" w:author="Kyra Sadovi" w:date="2023-09-07T15:46:00Z" w:initials="KS">
    <w:p w14:paraId="10C07B38" w14:textId="77777777" w:rsidR="00AB6DBE" w:rsidRDefault="00AB6DBE" w:rsidP="00EF2BE7">
      <w:r>
        <w:rPr>
          <w:rStyle w:val="CommentReference"/>
        </w:rPr>
        <w:annotationRef/>
      </w:r>
      <w:r>
        <w:rPr>
          <w:kern w:val="0"/>
          <w:sz w:val="20"/>
          <w:szCs w:val="20"/>
          <w14:ligatures w14:val="none"/>
        </w:rPr>
        <w:t>I think it would be interesting to flush this out a little more and its impact on you but not sure how much personal vs professional this should be</w:t>
      </w:r>
    </w:p>
  </w:comment>
  <w:comment w:id="16" w:author="Kyra Sadovi" w:date="2023-09-07T15:47:00Z" w:initials="KS">
    <w:p w14:paraId="7831CAD2" w14:textId="77777777" w:rsidR="00AB6DBE" w:rsidRDefault="00AB6DBE" w:rsidP="00FC448F">
      <w:r>
        <w:rPr>
          <w:rStyle w:val="CommentReference"/>
        </w:rPr>
        <w:annotationRef/>
      </w:r>
      <w:r>
        <w:rPr>
          <w:kern w:val="0"/>
          <w:sz w:val="20"/>
          <w:szCs w:val="20"/>
          <w14:ligatures w14:val="none"/>
        </w:rPr>
        <w:t xml:space="preserve">Not sure if you have to draw attention to this but could maybe reframe it is how you learned these skills which you can apply to consumer finance? </w:t>
      </w:r>
    </w:p>
  </w:comment>
  <w:comment w:id="17" w:author="Kyra Sadovi" w:date="2023-09-07T15:47:00Z" w:initials="KS">
    <w:p w14:paraId="55D4A74B" w14:textId="77777777" w:rsidR="00AB6DBE" w:rsidRDefault="00AB6DBE" w:rsidP="00806E17">
      <w:r>
        <w:rPr>
          <w:rStyle w:val="CommentReference"/>
        </w:rPr>
        <w:annotationRef/>
      </w:r>
      <w:r>
        <w:rPr>
          <w:kern w:val="0"/>
          <w:sz w:val="20"/>
          <w:szCs w:val="20"/>
          <w14:ligatures w14:val="none"/>
        </w:rPr>
        <w:t>Or maybe that you are currently applying now at the fed if that’s true</w:t>
      </w:r>
    </w:p>
  </w:comment>
  <w:comment w:id="18" w:author="Kyra Sadovi" w:date="2023-09-07T15:48:00Z" w:initials="KS">
    <w:p w14:paraId="69A9DDCD" w14:textId="77777777" w:rsidR="00AB6DBE" w:rsidRDefault="00AB6DBE" w:rsidP="001B45F9">
      <w:r>
        <w:rPr>
          <w:rStyle w:val="CommentReference"/>
        </w:rPr>
        <w:annotationRef/>
      </w:r>
      <w:r>
        <w:rPr>
          <w:kern w:val="0"/>
          <w:sz w:val="20"/>
          <w:szCs w:val="20"/>
          <w14:ligatures w14:val="none"/>
        </w:rPr>
        <w:t xml:space="preserve">Would it be worth it to be specific as to what those were here? </w:t>
      </w:r>
    </w:p>
  </w:comment>
  <w:comment w:id="19" w:author="Kyra Sadovi" w:date="2023-09-07T16:02:00Z" w:initials="KS">
    <w:p w14:paraId="1D20E5DC" w14:textId="77777777" w:rsidR="00443D1F" w:rsidRDefault="00443D1F" w:rsidP="00730220">
      <w:r>
        <w:rPr>
          <w:rStyle w:val="CommentReference"/>
        </w:rPr>
        <w:annotationRef/>
      </w:r>
      <w:r>
        <w:rPr>
          <w:kern w:val="0"/>
          <w:sz w:val="20"/>
          <w:szCs w:val="20"/>
          <w14:ligatures w14:val="none"/>
        </w:rPr>
        <w:t>The word inspired has been used I think 3 to 4 times. Maybe change one to influenced or “ignited my passion for”</w:t>
      </w:r>
    </w:p>
  </w:comment>
  <w:comment w:id="20" w:author="Kyra Sadovi" w:date="2023-09-07T15:49:00Z" w:initials="KS">
    <w:p w14:paraId="0F403B62" w14:textId="63DFF1EB" w:rsidR="00AB6DBE" w:rsidRDefault="00AB6DBE" w:rsidP="006F4852">
      <w:r>
        <w:rPr>
          <w:rStyle w:val="CommentReference"/>
        </w:rPr>
        <w:annotationRef/>
      </w:r>
      <w:r>
        <w:rPr>
          <w:kern w:val="0"/>
          <w:sz w:val="20"/>
          <w:szCs w:val="20"/>
          <w14:ligatures w14:val="none"/>
        </w:rPr>
        <w:t>I think more of this needs to be in present tense since on-going position</w:t>
      </w:r>
    </w:p>
  </w:comment>
  <w:comment w:id="21" w:author="Kyra Sadovi" w:date="2023-09-07T15:50:00Z" w:initials="KS">
    <w:p w14:paraId="6AAE9F18" w14:textId="77777777" w:rsidR="00AB6DBE" w:rsidRDefault="00AB6DBE" w:rsidP="00C54D67">
      <w:r>
        <w:rPr>
          <w:rStyle w:val="CommentReference"/>
        </w:rPr>
        <w:annotationRef/>
      </w:r>
      <w:r>
        <w:rPr>
          <w:kern w:val="0"/>
          <w:sz w:val="20"/>
          <w:szCs w:val="20"/>
          <w14:ligatures w14:val="none"/>
        </w:rPr>
        <w:t>Policy that impacts who or what?</w:t>
      </w:r>
    </w:p>
  </w:comment>
  <w:comment w:id="22" w:author="Kyra Sadovi" w:date="2023-09-07T15:51:00Z" w:initials="KS">
    <w:p w14:paraId="6C0DFBE9" w14:textId="77777777" w:rsidR="00E9263B" w:rsidRDefault="00E9263B" w:rsidP="002D0850">
      <w:r>
        <w:rPr>
          <w:rStyle w:val="CommentReference"/>
        </w:rPr>
        <w:annotationRef/>
      </w:r>
      <w:r>
        <w:rPr>
          <w:kern w:val="0"/>
          <w:sz w:val="20"/>
          <w:szCs w:val="20"/>
          <w14:ligatures w14:val="none"/>
        </w:rPr>
        <w:t xml:space="preserve">Another option is to flush out was you wanted to learn specificallyy and take out this part about policy since go into what you did in the next sentence </w:t>
      </w:r>
    </w:p>
  </w:comment>
  <w:comment w:id="23" w:author="Kyra Sadovi" w:date="2023-09-07T15:50:00Z" w:initials="KS">
    <w:p w14:paraId="32D2D017" w14:textId="0A3794F6" w:rsidR="003A5460" w:rsidRDefault="003A5460" w:rsidP="00CC1F15">
      <w:r>
        <w:rPr>
          <w:rStyle w:val="CommentReference"/>
        </w:rPr>
        <w:annotationRef/>
      </w:r>
      <w:r>
        <w:rPr>
          <w:kern w:val="0"/>
          <w:sz w:val="20"/>
          <w:szCs w:val="20"/>
          <w14:ligatures w14:val="none"/>
        </w:rPr>
        <w:t>I would change this since just use contributed but that’s just me being picky</w:t>
      </w:r>
    </w:p>
  </w:comment>
  <w:comment w:id="24" w:author="Kyra Sadovi" w:date="2023-09-07T15:53:00Z" w:initials="KS">
    <w:p w14:paraId="11ABE981" w14:textId="77777777" w:rsidR="00E9263B" w:rsidRDefault="00E9263B" w:rsidP="00C53E67">
      <w:r>
        <w:rPr>
          <w:rStyle w:val="CommentReference"/>
        </w:rPr>
        <w:annotationRef/>
      </w:r>
      <w:r>
        <w:rPr>
          <w:kern w:val="0"/>
          <w:sz w:val="20"/>
          <w:szCs w:val="20"/>
          <w14:ligatures w14:val="none"/>
        </w:rPr>
        <w:t>Maybe something about successfully publishing x papers or being names author on…</w:t>
      </w:r>
    </w:p>
  </w:comment>
  <w:comment w:id="25" w:author="Kyra Sadovi" w:date="2023-09-07T15:54:00Z" w:initials="KS">
    <w:p w14:paraId="1AC59E14" w14:textId="77777777" w:rsidR="00E9263B" w:rsidRDefault="00E9263B" w:rsidP="00102AF1">
      <w:r>
        <w:rPr>
          <w:rStyle w:val="CommentReference"/>
        </w:rPr>
        <w:annotationRef/>
      </w:r>
      <w:r>
        <w:rPr>
          <w:kern w:val="0"/>
          <w:sz w:val="20"/>
          <w:szCs w:val="20"/>
          <w14:ligatures w14:val="none"/>
        </w:rPr>
        <w:t>Or since you explain later I would say For example, and then go into what you are going to say so your readers are prepped that they will hear this</w:t>
      </w:r>
    </w:p>
  </w:comment>
  <w:comment w:id="26" w:author="Kyra Sadovi" w:date="2023-09-07T15:55:00Z" w:initials="KS">
    <w:p w14:paraId="27AA4324" w14:textId="77777777" w:rsidR="00E9263B" w:rsidRDefault="00E9263B" w:rsidP="00161330">
      <w:r>
        <w:rPr>
          <w:rStyle w:val="CommentReference"/>
        </w:rPr>
        <w:annotationRef/>
      </w:r>
      <w:r>
        <w:rPr>
          <w:kern w:val="0"/>
          <w:sz w:val="20"/>
          <w:szCs w:val="20"/>
          <w14:ligatures w14:val="none"/>
        </w:rPr>
        <w:t>More align?</w:t>
      </w:r>
    </w:p>
  </w:comment>
  <w:comment w:id="27" w:author="Kyra Sadovi" w:date="2023-09-07T15:56:00Z" w:initials="KS">
    <w:p w14:paraId="0FF236FB" w14:textId="77777777" w:rsidR="00E9263B" w:rsidRDefault="00E9263B" w:rsidP="007A28C9">
      <w:r>
        <w:rPr>
          <w:rStyle w:val="CommentReference"/>
        </w:rPr>
        <w:annotationRef/>
      </w:r>
      <w:r>
        <w:rPr>
          <w:kern w:val="0"/>
          <w:sz w:val="20"/>
          <w:szCs w:val="20"/>
          <w14:ligatures w14:val="none"/>
        </w:rPr>
        <w:t>I think also because start this essay with policy maybe add something about how this research aligns with the policy you want to impact in the future or something to keep that idea going</w:t>
      </w:r>
    </w:p>
  </w:comment>
  <w:comment w:id="28" w:author="Kyra Sadovi" w:date="2023-09-07T15:57:00Z" w:initials="KS">
    <w:p w14:paraId="4592DA68" w14:textId="77777777" w:rsidR="00E9263B" w:rsidRDefault="00E9263B" w:rsidP="00056D58">
      <w:r>
        <w:rPr>
          <w:rStyle w:val="CommentReference"/>
        </w:rPr>
        <w:annotationRef/>
      </w:r>
      <w:r>
        <w:rPr>
          <w:kern w:val="0"/>
          <w:sz w:val="20"/>
          <w:szCs w:val="20"/>
          <w14:ligatures w14:val="none"/>
        </w:rPr>
        <w:t>I realize you say align here, so can ignore previous comment or use a word like parallels or something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C7032E7" w15:done="0"/>
  <w15:commentEx w15:paraId="564B24EE" w15:done="0"/>
  <w15:commentEx w15:paraId="2EB4DB08" w15:paraIdParent="564B24EE" w15:done="0"/>
  <w15:commentEx w15:paraId="1A5AF3FF" w15:done="0"/>
  <w15:commentEx w15:paraId="0D125048" w15:done="0"/>
  <w15:commentEx w15:paraId="22B4A963" w15:done="0"/>
  <w15:commentEx w15:paraId="56ADA657" w15:done="0"/>
  <w15:commentEx w15:paraId="3156D864" w15:done="1"/>
  <w15:commentEx w15:paraId="6BB836F0" w15:paraIdParent="3156D864" w15:done="1"/>
  <w15:commentEx w15:paraId="10C07B38" w15:done="0"/>
  <w15:commentEx w15:paraId="7831CAD2" w15:done="0"/>
  <w15:commentEx w15:paraId="55D4A74B" w15:paraIdParent="7831CAD2" w15:done="0"/>
  <w15:commentEx w15:paraId="69A9DDCD" w15:done="0"/>
  <w15:commentEx w15:paraId="1D20E5DC" w15:done="0"/>
  <w15:commentEx w15:paraId="0F403B62" w15:done="0"/>
  <w15:commentEx w15:paraId="6AAE9F18" w15:done="0"/>
  <w15:commentEx w15:paraId="6C0DFBE9" w15:paraIdParent="6AAE9F18" w15:done="0"/>
  <w15:commentEx w15:paraId="32D2D017" w15:done="0"/>
  <w15:commentEx w15:paraId="11ABE981" w15:done="0"/>
  <w15:commentEx w15:paraId="1AC59E14" w15:paraIdParent="11ABE981" w15:done="0"/>
  <w15:commentEx w15:paraId="27AA4324" w15:done="0"/>
  <w15:commentEx w15:paraId="0FF236FB" w15:paraIdParent="27AA4324" w15:done="0"/>
  <w15:commentEx w15:paraId="4592DA6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572B49" w16cex:dateUtc="2023-09-07T20:14:00Z"/>
  <w16cex:commentExtensible w16cex:durableId="11AD3DBE" w16cex:dateUtc="2023-09-07T19:38:00Z"/>
  <w16cex:commentExtensible w16cex:durableId="6C0E7B9D" w16cex:dateUtc="2023-09-07T20:04:00Z"/>
  <w16cex:commentExtensible w16cex:durableId="141D8509" w16cex:dateUtc="2023-09-07T20:03:00Z"/>
  <w16cex:commentExtensible w16cex:durableId="2079A4DA" w16cex:dateUtc="2023-09-07T19:36:00Z"/>
  <w16cex:commentExtensible w16cex:durableId="35F968B8" w16cex:dateUtc="2023-09-07T19:40:00Z"/>
  <w16cex:commentExtensible w16cex:durableId="3ECF58CB" w16cex:dateUtc="2023-09-07T19:42:00Z"/>
  <w16cex:commentExtensible w16cex:durableId="52B7251F" w16cex:dateUtc="2023-08-20T20:06:00Z"/>
  <w16cex:commentExtensible w16cex:durableId="288DD4CD" w16cex:dateUtc="2023-08-21T16:19:00Z"/>
  <w16cex:commentExtensible w16cex:durableId="528D4B9D" w16cex:dateUtc="2023-09-07T19:46:00Z"/>
  <w16cex:commentExtensible w16cex:durableId="708FD776" w16cex:dateUtc="2023-09-07T19:47:00Z"/>
  <w16cex:commentExtensible w16cex:durableId="23E1C5B4" w16cex:dateUtc="2023-09-07T19:47:00Z"/>
  <w16cex:commentExtensible w16cex:durableId="599D6735" w16cex:dateUtc="2023-09-07T19:48:00Z"/>
  <w16cex:commentExtensible w16cex:durableId="3FD1897A" w16cex:dateUtc="2023-09-07T20:02:00Z"/>
  <w16cex:commentExtensible w16cex:durableId="1A3E4A52" w16cex:dateUtc="2023-09-07T19:49:00Z"/>
  <w16cex:commentExtensible w16cex:durableId="3E903616" w16cex:dateUtc="2023-09-07T19:50:00Z"/>
  <w16cex:commentExtensible w16cex:durableId="125977B1" w16cex:dateUtc="2023-09-07T19:51:00Z"/>
  <w16cex:commentExtensible w16cex:durableId="00F20710" w16cex:dateUtc="2023-09-07T19:50:00Z"/>
  <w16cex:commentExtensible w16cex:durableId="730B3AEA" w16cex:dateUtc="2023-09-07T19:53:00Z"/>
  <w16cex:commentExtensible w16cex:durableId="4B0DF398" w16cex:dateUtc="2023-09-07T19:54:00Z"/>
  <w16cex:commentExtensible w16cex:durableId="68F0A833" w16cex:dateUtc="2023-09-07T19:55:00Z"/>
  <w16cex:commentExtensible w16cex:durableId="05465CA8" w16cex:dateUtc="2023-09-07T19:56:00Z"/>
  <w16cex:commentExtensible w16cex:durableId="3D7B06A7" w16cex:dateUtc="2023-09-07T19: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C7032E7" w16cid:durableId="2A572B49"/>
  <w16cid:commentId w16cid:paraId="564B24EE" w16cid:durableId="11AD3DBE"/>
  <w16cid:commentId w16cid:paraId="2EB4DB08" w16cid:durableId="6C0E7B9D"/>
  <w16cid:commentId w16cid:paraId="1A5AF3FF" w16cid:durableId="141D8509"/>
  <w16cid:commentId w16cid:paraId="0D125048" w16cid:durableId="2079A4DA"/>
  <w16cid:commentId w16cid:paraId="22B4A963" w16cid:durableId="35F968B8"/>
  <w16cid:commentId w16cid:paraId="56ADA657" w16cid:durableId="3ECF58CB"/>
  <w16cid:commentId w16cid:paraId="3156D864" w16cid:durableId="52B7251F"/>
  <w16cid:commentId w16cid:paraId="6BB836F0" w16cid:durableId="288DD4CD"/>
  <w16cid:commentId w16cid:paraId="10C07B38" w16cid:durableId="528D4B9D"/>
  <w16cid:commentId w16cid:paraId="7831CAD2" w16cid:durableId="708FD776"/>
  <w16cid:commentId w16cid:paraId="55D4A74B" w16cid:durableId="23E1C5B4"/>
  <w16cid:commentId w16cid:paraId="69A9DDCD" w16cid:durableId="599D6735"/>
  <w16cid:commentId w16cid:paraId="1D20E5DC" w16cid:durableId="3FD1897A"/>
  <w16cid:commentId w16cid:paraId="0F403B62" w16cid:durableId="1A3E4A52"/>
  <w16cid:commentId w16cid:paraId="6AAE9F18" w16cid:durableId="3E903616"/>
  <w16cid:commentId w16cid:paraId="6C0DFBE9" w16cid:durableId="125977B1"/>
  <w16cid:commentId w16cid:paraId="32D2D017" w16cid:durableId="00F20710"/>
  <w16cid:commentId w16cid:paraId="11ABE981" w16cid:durableId="730B3AEA"/>
  <w16cid:commentId w16cid:paraId="1AC59E14" w16cid:durableId="4B0DF398"/>
  <w16cid:commentId w16cid:paraId="27AA4324" w16cid:durableId="68F0A833"/>
  <w16cid:commentId w16cid:paraId="0FF236FB" w16cid:durableId="05465CA8"/>
  <w16cid:commentId w16cid:paraId="4592DA68" w16cid:durableId="3D7B06A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yra Sadovi">
    <w15:presenceInfo w15:providerId="Windows Live" w15:userId="02ed7f9de76a6afd"/>
  </w15:person>
  <w15:person w15:author="Erica Ryan">
    <w15:presenceInfo w15:providerId="AD" w15:userId="S::erica@ipso.info::06a2208c-00c0-446c-9d47-03cca5d42d55"/>
  </w15:person>
  <w15:person w15:author="Kyra Sadovi [2]">
    <w15:presenceInfo w15:providerId="AD" w15:userId="S-1-5-21-494564499-3874391898-67382419-649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7F6"/>
    <w:rsid w:val="00323B13"/>
    <w:rsid w:val="003A5460"/>
    <w:rsid w:val="00443D1F"/>
    <w:rsid w:val="004B12D8"/>
    <w:rsid w:val="0061559F"/>
    <w:rsid w:val="00835B3B"/>
    <w:rsid w:val="00AB6DBE"/>
    <w:rsid w:val="00BB601A"/>
    <w:rsid w:val="00D44F42"/>
    <w:rsid w:val="00E9263B"/>
    <w:rsid w:val="00FE37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AC1235"/>
  <w15:chartTrackingRefBased/>
  <w15:docId w15:val="{F75207A2-D7CB-FA46-994C-878F4771F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7F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FE37F6"/>
    <w:rPr>
      <w:sz w:val="16"/>
      <w:szCs w:val="16"/>
    </w:rPr>
  </w:style>
  <w:style w:type="paragraph" w:styleId="CommentText">
    <w:name w:val="annotation text"/>
    <w:basedOn w:val="Normal"/>
    <w:link w:val="CommentTextChar"/>
    <w:uiPriority w:val="99"/>
    <w:unhideWhenUsed/>
    <w:rsid w:val="00FE37F6"/>
    <w:pPr>
      <w:spacing w:after="160"/>
    </w:pPr>
    <w:rPr>
      <w:kern w:val="0"/>
      <w:sz w:val="20"/>
      <w:szCs w:val="20"/>
      <w14:ligatures w14:val="none"/>
    </w:rPr>
  </w:style>
  <w:style w:type="character" w:customStyle="1" w:styleId="CommentTextChar">
    <w:name w:val="Comment Text Char"/>
    <w:basedOn w:val="DefaultParagraphFont"/>
    <w:link w:val="CommentText"/>
    <w:uiPriority w:val="99"/>
    <w:rsid w:val="00FE37F6"/>
    <w:rPr>
      <w:kern w:val="0"/>
      <w:sz w:val="20"/>
      <w:szCs w:val="20"/>
      <w14:ligatures w14:val="none"/>
    </w:rPr>
  </w:style>
  <w:style w:type="paragraph" w:styleId="Revision">
    <w:name w:val="Revision"/>
    <w:hidden/>
    <w:uiPriority w:val="99"/>
    <w:semiHidden/>
    <w:rsid w:val="00FE37F6"/>
    <w:pPr>
      <w:spacing w:after="0"/>
    </w:pPr>
  </w:style>
  <w:style w:type="paragraph" w:styleId="CommentSubject">
    <w:name w:val="annotation subject"/>
    <w:basedOn w:val="CommentText"/>
    <w:next w:val="CommentText"/>
    <w:link w:val="CommentSubjectChar"/>
    <w:uiPriority w:val="99"/>
    <w:semiHidden/>
    <w:unhideWhenUsed/>
    <w:rsid w:val="00FE37F6"/>
    <w:pPr>
      <w:spacing w:after="120"/>
    </w:pPr>
    <w:rPr>
      <w:b/>
      <w:bCs/>
      <w:kern w:val="2"/>
      <w14:ligatures w14:val="standardContextual"/>
    </w:rPr>
  </w:style>
  <w:style w:type="character" w:customStyle="1" w:styleId="CommentSubjectChar">
    <w:name w:val="Comment Subject Char"/>
    <w:basedOn w:val="CommentTextChar"/>
    <w:link w:val="CommentSubject"/>
    <w:uiPriority w:val="99"/>
    <w:semiHidden/>
    <w:rsid w:val="00FE37F6"/>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Pages>
  <Words>969</Words>
  <Characters>5529</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Kyra Sadovi</dc:creator>
  <cp:keywords/>
  <dc:description/>
  <cp:lastModifiedBy>Kyra Sadovi</cp:lastModifiedBy>
  <cp:revision>2</cp:revision>
  <dcterms:created xsi:type="dcterms:W3CDTF">2023-09-07T19:30:00Z</dcterms:created>
  <dcterms:modified xsi:type="dcterms:W3CDTF">2023-09-07T22:33:00Z</dcterms:modified>
</cp:coreProperties>
</file>
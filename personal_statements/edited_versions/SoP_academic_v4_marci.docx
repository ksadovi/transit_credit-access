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DEEDA" w14:textId="77777777" w:rsidR="00720818" w:rsidRPr="006D2ECE" w:rsidRDefault="00720818" w:rsidP="00720818">
      <w:pPr>
        <w:jc w:val="center"/>
        <w:rPr>
          <w:rFonts w:ascii="Times New Roman" w:hAnsi="Times New Roman" w:cs="Times New Roman"/>
        </w:rPr>
      </w:pPr>
      <w:r w:rsidRPr="006D2ECE">
        <w:rPr>
          <w:rFonts w:ascii="Times New Roman" w:hAnsi="Times New Roman" w:cs="Times New Roman"/>
        </w:rPr>
        <w:t>Statement of Purpose</w:t>
      </w:r>
    </w:p>
    <w:p w14:paraId="3D80DC50" w14:textId="77777777" w:rsidR="00720818" w:rsidRPr="006D2ECE" w:rsidRDefault="00720818" w:rsidP="00720818">
      <w:pPr>
        <w:jc w:val="center"/>
        <w:rPr>
          <w:rFonts w:ascii="Times New Roman" w:hAnsi="Times New Roman" w:cs="Times New Roman"/>
        </w:rPr>
      </w:pPr>
      <w:r w:rsidRPr="006D2ECE">
        <w:rPr>
          <w:rFonts w:ascii="Times New Roman" w:hAnsi="Times New Roman" w:cs="Times New Roman"/>
        </w:rPr>
        <w:t>Kyra Sadovi</w:t>
      </w:r>
    </w:p>
    <w:p w14:paraId="1390CEF8" w14:textId="22E365B9" w:rsidR="00720818" w:rsidRPr="006D2ECE" w:rsidRDefault="00720818" w:rsidP="00720818">
      <w:pPr>
        <w:spacing w:after="0"/>
        <w:ind w:firstLine="720"/>
        <w:rPr>
          <w:rFonts w:ascii="Times New Roman" w:hAnsi="Times New Roman" w:cs="Times New Roman"/>
        </w:rPr>
      </w:pPr>
      <w:r w:rsidRPr="006D2ECE">
        <w:rPr>
          <w:rFonts w:ascii="Times New Roman" w:hAnsi="Times New Roman" w:cs="Times New Roman"/>
        </w:rPr>
        <w:t xml:space="preserve">I witnessed firsthand the impact </w:t>
      </w:r>
      <w:r w:rsidR="000B4626">
        <w:rPr>
          <w:rFonts w:ascii="Times New Roman" w:hAnsi="Times New Roman" w:cs="Times New Roman"/>
        </w:rPr>
        <w:t>of the housing crisis in the foreclosed homes that dotted our neighborhood in post-recession Chicago</w:t>
      </w:r>
      <w:r w:rsidRPr="006D2ECE">
        <w:rPr>
          <w:rFonts w:ascii="Times New Roman" w:hAnsi="Times New Roman" w:cs="Times New Roman"/>
        </w:rPr>
        <w:t xml:space="preserve">. </w:t>
      </w:r>
      <w:r w:rsidR="000B4626">
        <w:rPr>
          <w:rFonts w:ascii="Times New Roman" w:hAnsi="Times New Roman" w:cs="Times New Roman"/>
        </w:rPr>
        <w:t>As</w:t>
      </w:r>
      <w:r>
        <w:rPr>
          <w:rFonts w:ascii="Times New Roman" w:hAnsi="Times New Roman" w:cs="Times New Roman"/>
        </w:rPr>
        <w:t xml:space="preserve"> a research assistant</w:t>
      </w:r>
      <w:r w:rsidRPr="0099737E">
        <w:rPr>
          <w:rFonts w:ascii="Times New Roman" w:hAnsi="Times New Roman" w:cs="Times New Roman"/>
        </w:rPr>
        <w:t xml:space="preserve"> at the </w:t>
      </w:r>
      <w:r>
        <w:rPr>
          <w:rFonts w:ascii="Times New Roman" w:hAnsi="Times New Roman" w:cs="Times New Roman"/>
        </w:rPr>
        <w:t xml:space="preserve">Board of Governors of the </w:t>
      </w:r>
      <w:r w:rsidRPr="0099737E">
        <w:rPr>
          <w:rFonts w:ascii="Times New Roman" w:hAnsi="Times New Roman" w:cs="Times New Roman"/>
        </w:rPr>
        <w:t>Federal Reserve</w:t>
      </w:r>
      <w:r>
        <w:rPr>
          <w:rFonts w:ascii="Times New Roman" w:hAnsi="Times New Roman" w:cs="Times New Roman"/>
        </w:rPr>
        <w:t>, I saw how quantitative economic models can measure the effects of</w:t>
      </w:r>
      <w:r w:rsidR="000B4626">
        <w:rPr>
          <w:rFonts w:ascii="Times New Roman" w:hAnsi="Times New Roman" w:cs="Times New Roman"/>
        </w:rPr>
        <w:t xml:space="preserve"> the</w:t>
      </w:r>
      <w:r>
        <w:rPr>
          <w:rFonts w:ascii="Times New Roman" w:hAnsi="Times New Roman" w:cs="Times New Roman"/>
        </w:rPr>
        <w:t xml:space="preserve"> policy </w:t>
      </w:r>
      <w:r w:rsidR="000B4626">
        <w:rPr>
          <w:rFonts w:ascii="Times New Roman" w:hAnsi="Times New Roman" w:cs="Times New Roman"/>
        </w:rPr>
        <w:t xml:space="preserve">designed to ease some of </w:t>
      </w:r>
      <w:commentRangeStart w:id="0"/>
      <w:r w:rsidR="000B4626">
        <w:rPr>
          <w:rFonts w:ascii="Times New Roman" w:hAnsi="Times New Roman" w:cs="Times New Roman"/>
        </w:rPr>
        <w:t>that pain</w:t>
      </w:r>
      <w:commentRangeEnd w:id="0"/>
      <w:r w:rsidR="008A42BF">
        <w:rPr>
          <w:rStyle w:val="CommentReference"/>
        </w:rPr>
        <w:commentReference w:id="0"/>
      </w:r>
      <w:r>
        <w:rPr>
          <w:rFonts w:ascii="Times New Roman" w:hAnsi="Times New Roman" w:cs="Times New Roman"/>
        </w:rPr>
        <w:t xml:space="preserve">. </w:t>
      </w:r>
      <w:r w:rsidR="000B4626">
        <w:rPr>
          <w:rFonts w:ascii="Times New Roman" w:hAnsi="Times New Roman" w:cs="Times New Roman"/>
        </w:rPr>
        <w:t>Now, i</w:t>
      </w:r>
      <w:r>
        <w:rPr>
          <w:rFonts w:ascii="Times New Roman" w:hAnsi="Times New Roman" w:cs="Times New Roman"/>
        </w:rPr>
        <w:t xml:space="preserve">nspired by </w:t>
      </w:r>
      <w:r w:rsidR="00216853">
        <w:rPr>
          <w:rFonts w:ascii="Times New Roman" w:hAnsi="Times New Roman" w:cs="Times New Roman"/>
        </w:rPr>
        <w:t xml:space="preserve">my coursework, </w:t>
      </w:r>
      <w:r>
        <w:rPr>
          <w:rFonts w:ascii="Times New Roman" w:hAnsi="Times New Roman" w:cs="Times New Roman"/>
        </w:rPr>
        <w:t xml:space="preserve">my experiences working on economic research, and my personal experiences living in Chicago and Washington, D.C., I hope to </w:t>
      </w:r>
      <w:r w:rsidRPr="0099737E">
        <w:rPr>
          <w:rFonts w:ascii="Times New Roman" w:hAnsi="Times New Roman" w:cs="Times New Roman"/>
        </w:rPr>
        <w:t>become a research economist specializing in housing and urban economics.</w:t>
      </w:r>
      <w:r>
        <w:rPr>
          <w:rFonts w:ascii="Times New Roman" w:hAnsi="Times New Roman" w:cs="Times New Roman"/>
        </w:rPr>
        <w:t xml:space="preserve"> </w:t>
      </w:r>
      <w:r w:rsidRPr="006D2ECE">
        <w:rPr>
          <w:rFonts w:ascii="Times New Roman" w:hAnsi="Times New Roman" w:cs="Times New Roman"/>
        </w:rPr>
        <w:t xml:space="preserve">I believe I am an excellent candidate to join the 2024 economics Ph.D. cohort at </w:t>
      </w:r>
      <w:r w:rsidRPr="006D2ECE">
        <w:rPr>
          <w:rFonts w:ascii="Times New Roman" w:hAnsi="Times New Roman" w:cs="Times New Roman"/>
          <w:color w:val="FF0000"/>
          <w:highlight w:val="yellow"/>
          <w:u w:val="single"/>
        </w:rPr>
        <w:t>UNIVERSITY</w:t>
      </w:r>
      <w:r w:rsidRPr="006D2ECE">
        <w:rPr>
          <w:rFonts w:ascii="Times New Roman" w:hAnsi="Times New Roman" w:cs="Times New Roman"/>
        </w:rPr>
        <w:t>.</w:t>
      </w:r>
    </w:p>
    <w:p w14:paraId="3560B4C5" w14:textId="5FBDA902" w:rsidR="00720818" w:rsidRPr="006D2ECE" w:rsidRDefault="00720818" w:rsidP="00720818">
      <w:pPr>
        <w:spacing w:after="0"/>
        <w:ind w:firstLine="720"/>
        <w:rPr>
          <w:rFonts w:ascii="Times New Roman" w:hAnsi="Times New Roman" w:cs="Times New Roman"/>
        </w:rPr>
      </w:pPr>
      <w:r w:rsidRPr="006D2ECE">
        <w:rPr>
          <w:rFonts w:ascii="Times New Roman" w:hAnsi="Times New Roman" w:cs="Times New Roman"/>
        </w:rPr>
        <w:t xml:space="preserve">I graduated </w:t>
      </w:r>
      <w:commentRangeStart w:id="1"/>
      <w:r w:rsidRPr="006D2ECE">
        <w:rPr>
          <w:rFonts w:ascii="Times New Roman" w:hAnsi="Times New Roman" w:cs="Times New Roman"/>
        </w:rPr>
        <w:t xml:space="preserve">cum laude </w:t>
      </w:r>
      <w:commentRangeEnd w:id="1"/>
      <w:r w:rsidR="008A42BF">
        <w:rPr>
          <w:rStyle w:val="CommentReference"/>
        </w:rPr>
        <w:commentReference w:id="1"/>
      </w:r>
      <w:r w:rsidRPr="006D2ECE">
        <w:rPr>
          <w:rFonts w:ascii="Times New Roman" w:hAnsi="Times New Roman" w:cs="Times New Roman"/>
        </w:rPr>
        <w:t>from the University of Illinois at Urbana-Champaign with degrees in Econometrics &amp; Quantitative Economics (B.S.) and Political Science (B.A</w:t>
      </w:r>
      <w:r>
        <w:rPr>
          <w:rFonts w:ascii="Times New Roman" w:hAnsi="Times New Roman" w:cs="Times New Roman"/>
        </w:rPr>
        <w:t>.</w:t>
      </w:r>
      <w:r w:rsidRPr="006D2ECE">
        <w:rPr>
          <w:rFonts w:ascii="Times New Roman" w:hAnsi="Times New Roman" w:cs="Times New Roman"/>
        </w:rPr>
        <w:t xml:space="preserve">). My coursework included multivariable calculus, linear algebra, micro- and macroeconomic theory, and multiple econometrics and statistics classes. I have also taken a graduate-level course in real analysis at Johns Hopkins University while working full time. These classes </w:t>
      </w:r>
      <w:r>
        <w:rPr>
          <w:rFonts w:ascii="Times New Roman" w:hAnsi="Times New Roman" w:cs="Times New Roman"/>
        </w:rPr>
        <w:t>sparked</w:t>
      </w:r>
      <w:r w:rsidRPr="006D2ECE">
        <w:rPr>
          <w:rFonts w:ascii="Times New Roman" w:hAnsi="Times New Roman" w:cs="Times New Roman"/>
        </w:rPr>
        <w:t xml:space="preserve"> my interest in the quantitative methods that the field </w:t>
      </w:r>
      <w:r w:rsidR="00FE63BB">
        <w:rPr>
          <w:rFonts w:ascii="Times New Roman" w:hAnsi="Times New Roman" w:cs="Times New Roman"/>
        </w:rPr>
        <w:t>builds and uses</w:t>
      </w:r>
      <w:r>
        <w:rPr>
          <w:rFonts w:ascii="Times New Roman" w:hAnsi="Times New Roman" w:cs="Times New Roman"/>
        </w:rPr>
        <w:t xml:space="preserve">, </w:t>
      </w:r>
      <w:r w:rsidR="002C290C">
        <w:rPr>
          <w:rFonts w:ascii="Times New Roman" w:hAnsi="Times New Roman" w:cs="Times New Roman"/>
        </w:rPr>
        <w:t xml:space="preserve">giving me the tools </w:t>
      </w:r>
      <w:r>
        <w:rPr>
          <w:rFonts w:ascii="Times New Roman" w:hAnsi="Times New Roman" w:cs="Times New Roman"/>
        </w:rPr>
        <w:t xml:space="preserve">to answer </w:t>
      </w:r>
      <w:commentRangeStart w:id="2"/>
      <w:r w:rsidR="00FE63BB">
        <w:rPr>
          <w:rFonts w:ascii="Times New Roman" w:hAnsi="Times New Roman" w:cs="Times New Roman"/>
        </w:rPr>
        <w:t>applied</w:t>
      </w:r>
      <w:r>
        <w:rPr>
          <w:rFonts w:ascii="Times New Roman" w:hAnsi="Times New Roman" w:cs="Times New Roman"/>
        </w:rPr>
        <w:t xml:space="preserve"> </w:t>
      </w:r>
      <w:commentRangeEnd w:id="2"/>
      <w:r w:rsidR="007872C4">
        <w:rPr>
          <w:rStyle w:val="CommentReference"/>
        </w:rPr>
        <w:commentReference w:id="2"/>
      </w:r>
      <w:r>
        <w:rPr>
          <w:rFonts w:ascii="Times New Roman" w:hAnsi="Times New Roman" w:cs="Times New Roman"/>
        </w:rPr>
        <w:t>questions rigorously and methodologically</w:t>
      </w:r>
      <w:r w:rsidRPr="006D2ECE">
        <w:rPr>
          <w:rFonts w:ascii="Times New Roman" w:hAnsi="Times New Roman" w:cs="Times New Roman"/>
        </w:rPr>
        <w:t>. But</w:t>
      </w:r>
      <w:ins w:id="3" w:author="Marcianni Ligutan Morillo" w:date="2023-09-10T21:52:00Z">
        <w:r w:rsidR="008A42BF">
          <w:rPr>
            <w:rFonts w:ascii="Times New Roman" w:hAnsi="Times New Roman" w:cs="Times New Roman"/>
          </w:rPr>
          <w:t>,</w:t>
        </w:r>
      </w:ins>
      <w:r w:rsidR="002C290C">
        <w:rPr>
          <w:rFonts w:ascii="Times New Roman" w:hAnsi="Times New Roman" w:cs="Times New Roman"/>
        </w:rPr>
        <w:t xml:space="preserve"> it was my professional and research experiences that led me to the research questions I wanted to investigate using these tools. </w:t>
      </w:r>
    </w:p>
    <w:p w14:paraId="5A03B7A4" w14:textId="70150A97" w:rsidR="00720818" w:rsidRPr="006D2ECE" w:rsidRDefault="00720818" w:rsidP="00720818">
      <w:pPr>
        <w:spacing w:after="0"/>
        <w:ind w:firstLine="720"/>
        <w:rPr>
          <w:rFonts w:ascii="Times New Roman" w:hAnsi="Times New Roman" w:cs="Times New Roman"/>
        </w:rPr>
      </w:pPr>
      <w:r w:rsidRPr="006D2ECE">
        <w:rPr>
          <w:rFonts w:ascii="Times New Roman" w:hAnsi="Times New Roman" w:cs="Times New Roman"/>
        </w:rPr>
        <w:t xml:space="preserve">During the summer after my sophomore year, I interned for Americans for Financial Reform (AFR), a policy think tank in Washington, D.C. I worked on campaigns </w:t>
      </w:r>
      <w:r w:rsidR="000B4626">
        <w:rPr>
          <w:rFonts w:ascii="Times New Roman" w:hAnsi="Times New Roman" w:cs="Times New Roman"/>
        </w:rPr>
        <w:t xml:space="preserve">focused on shaping regulations on </w:t>
      </w:r>
      <w:r w:rsidRPr="006D2ECE">
        <w:rPr>
          <w:rFonts w:ascii="Times New Roman" w:hAnsi="Times New Roman" w:cs="Times New Roman"/>
        </w:rPr>
        <w:t xml:space="preserve">private equity investment. I relished the opportunity to learn </w:t>
      </w:r>
      <w:r>
        <w:rPr>
          <w:rFonts w:ascii="Times New Roman" w:hAnsi="Times New Roman" w:cs="Times New Roman"/>
        </w:rPr>
        <w:t xml:space="preserve">about </w:t>
      </w:r>
      <w:r w:rsidRPr="006D2ECE">
        <w:rPr>
          <w:rFonts w:ascii="Times New Roman" w:hAnsi="Times New Roman" w:cs="Times New Roman"/>
        </w:rPr>
        <w:t>the intricacies of consumer finance</w:t>
      </w:r>
      <w:commentRangeStart w:id="4"/>
      <w:commentRangeStart w:id="5"/>
      <w:commentRangeStart w:id="6"/>
      <w:r w:rsidRPr="006D2ECE">
        <w:rPr>
          <w:rFonts w:ascii="Times New Roman" w:hAnsi="Times New Roman" w:cs="Times New Roman"/>
        </w:rPr>
        <w:t xml:space="preserve">, gaining insight into the cause of so much economic pain I observed </w:t>
      </w:r>
      <w:r>
        <w:rPr>
          <w:rFonts w:ascii="Times New Roman" w:hAnsi="Times New Roman" w:cs="Times New Roman"/>
        </w:rPr>
        <w:t>in my own community</w:t>
      </w:r>
      <w:r w:rsidR="007872C4">
        <w:rPr>
          <w:rFonts w:ascii="Times New Roman" w:hAnsi="Times New Roman" w:cs="Times New Roman"/>
        </w:rPr>
        <w:t xml:space="preserve"> during the 2008 recession</w:t>
      </w:r>
      <w:r w:rsidRPr="006D2ECE">
        <w:rPr>
          <w:rFonts w:ascii="Times New Roman" w:hAnsi="Times New Roman" w:cs="Times New Roman"/>
        </w:rPr>
        <w:t>.</w:t>
      </w:r>
      <w:r w:rsidR="000B4626">
        <w:rPr>
          <w:rFonts w:ascii="Times New Roman" w:hAnsi="Times New Roman" w:cs="Times New Roman"/>
        </w:rPr>
        <w:t xml:space="preserve"> </w:t>
      </w:r>
      <w:commentRangeEnd w:id="4"/>
      <w:r w:rsidR="000B4626">
        <w:rPr>
          <w:rStyle w:val="CommentReference"/>
        </w:rPr>
        <w:commentReference w:id="4"/>
      </w:r>
      <w:commentRangeEnd w:id="5"/>
      <w:r w:rsidR="00E96B4C">
        <w:rPr>
          <w:rStyle w:val="CommentReference"/>
        </w:rPr>
        <w:commentReference w:id="5"/>
      </w:r>
      <w:commentRangeEnd w:id="6"/>
      <w:r w:rsidR="008A42BF">
        <w:rPr>
          <w:rStyle w:val="CommentReference"/>
        </w:rPr>
        <w:commentReference w:id="6"/>
      </w:r>
      <w:r w:rsidR="007872C4">
        <w:rPr>
          <w:rFonts w:ascii="Times New Roman" w:hAnsi="Times New Roman" w:cs="Times New Roman"/>
        </w:rPr>
        <w:t>Still,</w:t>
      </w:r>
      <w:r w:rsidRPr="006D2ECE">
        <w:rPr>
          <w:rFonts w:ascii="Times New Roman" w:hAnsi="Times New Roman" w:cs="Times New Roman"/>
        </w:rPr>
        <w:t xml:space="preserve"> I found myself </w:t>
      </w:r>
      <w:r w:rsidR="000B4626">
        <w:rPr>
          <w:rFonts w:ascii="Times New Roman" w:hAnsi="Times New Roman" w:cs="Times New Roman"/>
        </w:rPr>
        <w:t>eager</w:t>
      </w:r>
      <w:r w:rsidRPr="006D2ECE">
        <w:rPr>
          <w:rFonts w:ascii="Times New Roman" w:hAnsi="Times New Roman" w:cs="Times New Roman"/>
        </w:rPr>
        <w:t xml:space="preserve"> not only to interpret other academics’ research but to be able to answer economic policy questions myself. </w:t>
      </w:r>
      <w:r w:rsidR="00E96B4C">
        <w:rPr>
          <w:rFonts w:ascii="Times New Roman" w:hAnsi="Times New Roman" w:cs="Times New Roman"/>
        </w:rPr>
        <w:t>Motivated</w:t>
      </w:r>
      <w:r w:rsidRPr="006D2ECE">
        <w:rPr>
          <w:rFonts w:ascii="Times New Roman" w:hAnsi="Times New Roman" w:cs="Times New Roman"/>
        </w:rPr>
        <w:t xml:space="preserve"> by my time with AFR, I</w:t>
      </w:r>
      <w:r w:rsidR="000B4626">
        <w:rPr>
          <w:rFonts w:ascii="Times New Roman" w:hAnsi="Times New Roman" w:cs="Times New Roman"/>
        </w:rPr>
        <w:t xml:space="preserve"> returned to my undergraduate studies and</w:t>
      </w:r>
      <w:r w:rsidRPr="006D2ECE">
        <w:rPr>
          <w:rFonts w:ascii="Times New Roman" w:hAnsi="Times New Roman" w:cs="Times New Roman"/>
        </w:rPr>
        <w:t xml:space="preserve"> wrote two papers on policy-specific topics for upper-level economics courses. </w:t>
      </w:r>
    </w:p>
    <w:p w14:paraId="5BA8F2C2" w14:textId="23D70DA4" w:rsidR="00720818" w:rsidRPr="006D2ECE" w:rsidRDefault="00720818" w:rsidP="00720818">
      <w:pPr>
        <w:spacing w:after="0"/>
        <w:ind w:firstLine="720"/>
        <w:rPr>
          <w:rFonts w:ascii="Times New Roman" w:hAnsi="Times New Roman" w:cs="Times New Roman"/>
        </w:rPr>
      </w:pPr>
      <w:r w:rsidRPr="006D2ECE">
        <w:rPr>
          <w:rFonts w:ascii="Times New Roman" w:hAnsi="Times New Roman" w:cs="Times New Roman"/>
        </w:rPr>
        <w:t xml:space="preserve">The first focused on the effects of the 2008 Medicaid expansion in Oregon for Professor Eun Yi Chung. </w:t>
      </w:r>
      <w:r>
        <w:rPr>
          <w:rFonts w:ascii="Times New Roman" w:hAnsi="Times New Roman" w:cs="Times New Roman"/>
        </w:rPr>
        <w:t xml:space="preserve">I learned </w:t>
      </w:r>
      <w:r w:rsidRPr="006D2ECE">
        <w:rPr>
          <w:rFonts w:ascii="Times New Roman" w:hAnsi="Times New Roman" w:cs="Times New Roman"/>
        </w:rPr>
        <w:t>about quantitative policy analysis and causal inference using a randomized experiment</w:t>
      </w:r>
      <w:r w:rsidR="006C7565">
        <w:rPr>
          <w:rFonts w:ascii="Times New Roman" w:hAnsi="Times New Roman" w:cs="Times New Roman"/>
        </w:rPr>
        <w:t>, in addition to being exposed to applied econometric methods in Prof. Chung’s class</w:t>
      </w:r>
      <w:r w:rsidRPr="006D2ECE">
        <w:rPr>
          <w:rFonts w:ascii="Times New Roman" w:hAnsi="Times New Roman" w:cs="Times New Roman"/>
        </w:rPr>
        <w:t>. The second paper was for my senior-year course on machine learning in economics. I leveraged public HMDA data to measure racial discrimination in mortgage lending using machine learning methods. I found the process both academically intriguing and personally fulfilling</w:t>
      </w:r>
      <w:r w:rsidR="006C7565">
        <w:rPr>
          <w:rFonts w:ascii="Times New Roman" w:hAnsi="Times New Roman" w:cs="Times New Roman"/>
        </w:rPr>
        <w:t xml:space="preserve">; </w:t>
      </w:r>
      <w:commentRangeStart w:id="7"/>
      <w:r w:rsidR="006C7565">
        <w:rPr>
          <w:rFonts w:ascii="Times New Roman" w:hAnsi="Times New Roman" w:cs="Times New Roman"/>
        </w:rPr>
        <w:t>I was both</w:t>
      </w:r>
      <w:r w:rsidRPr="006D2ECE">
        <w:rPr>
          <w:rFonts w:ascii="Times New Roman" w:hAnsi="Times New Roman" w:cs="Times New Roman"/>
        </w:rPr>
        <w:t xml:space="preserve"> engaging with interesting literature on </w:t>
      </w:r>
      <w:r>
        <w:rPr>
          <w:rFonts w:ascii="Times New Roman" w:hAnsi="Times New Roman" w:cs="Times New Roman"/>
        </w:rPr>
        <w:t>mortgage discrimination</w:t>
      </w:r>
      <w:r w:rsidR="006C7565">
        <w:rPr>
          <w:rFonts w:ascii="Times New Roman" w:hAnsi="Times New Roman" w:cs="Times New Roman"/>
        </w:rPr>
        <w:t xml:space="preserve"> and</w:t>
      </w:r>
      <w:r w:rsidRPr="006D2ECE">
        <w:rPr>
          <w:rFonts w:ascii="Times New Roman" w:hAnsi="Times New Roman" w:cs="Times New Roman"/>
        </w:rPr>
        <w:t xml:space="preserve"> working on a topic I care</w:t>
      </w:r>
      <w:r w:rsidRPr="00AB0A0E">
        <w:rPr>
          <w:rFonts w:ascii="Times New Roman" w:hAnsi="Times New Roman" w:cs="Times New Roman"/>
        </w:rPr>
        <w:t xml:space="preserve"> </w:t>
      </w:r>
      <w:r w:rsidRPr="006D2ECE">
        <w:rPr>
          <w:rFonts w:ascii="Times New Roman" w:hAnsi="Times New Roman" w:cs="Times New Roman"/>
        </w:rPr>
        <w:t>about deeply having grown up in a</w:t>
      </w:r>
      <w:r>
        <w:rPr>
          <w:rFonts w:ascii="Times New Roman" w:hAnsi="Times New Roman" w:cs="Times New Roman"/>
        </w:rPr>
        <w:t>n</w:t>
      </w:r>
      <w:r w:rsidRPr="006D2ECE">
        <w:rPr>
          <w:rFonts w:ascii="Times New Roman" w:hAnsi="Times New Roman" w:cs="Times New Roman"/>
        </w:rPr>
        <w:t xml:space="preserve"> historically segregated city. </w:t>
      </w:r>
      <w:r w:rsidR="0008790D">
        <w:rPr>
          <w:rFonts w:ascii="Times New Roman" w:hAnsi="Times New Roman" w:cs="Times New Roman"/>
        </w:rPr>
        <w:t xml:space="preserve">I enjoyed the process of writing both of these papers so much that I chose to pursue economic research professionally. </w:t>
      </w:r>
      <w:commentRangeEnd w:id="7"/>
      <w:r w:rsidR="00A95C99">
        <w:rPr>
          <w:rStyle w:val="CommentReference"/>
        </w:rPr>
        <w:commentReference w:id="7"/>
      </w:r>
    </w:p>
    <w:p w14:paraId="7B75D0B1" w14:textId="54DAC570" w:rsidR="00720818" w:rsidRDefault="006C7565" w:rsidP="00720818">
      <w:pPr>
        <w:spacing w:after="0"/>
        <w:ind w:firstLine="720"/>
        <w:rPr>
          <w:rFonts w:ascii="Times New Roman" w:hAnsi="Times New Roman" w:cs="Times New Roman"/>
        </w:rPr>
      </w:pPr>
      <w:r>
        <w:rPr>
          <w:rFonts w:ascii="Times New Roman" w:hAnsi="Times New Roman" w:cs="Times New Roman"/>
        </w:rPr>
        <w:t>In pursuit of</w:t>
      </w:r>
      <w:r w:rsidR="00720818">
        <w:rPr>
          <w:rFonts w:ascii="Times New Roman" w:hAnsi="Times New Roman" w:cs="Times New Roman"/>
        </w:rPr>
        <w:t xml:space="preserve"> a future career in economics, I accepted a position as a research assistant at the Federal Reserve Board of Governors. I wanted to </w:t>
      </w:r>
      <w:r>
        <w:rPr>
          <w:rFonts w:ascii="Times New Roman" w:hAnsi="Times New Roman" w:cs="Times New Roman"/>
        </w:rPr>
        <w:t>gain more experience in economic research</w:t>
      </w:r>
      <w:r w:rsidR="00720818">
        <w:rPr>
          <w:rFonts w:ascii="Times New Roman" w:hAnsi="Times New Roman" w:cs="Times New Roman"/>
        </w:rPr>
        <w:t xml:space="preserve"> while I </w:t>
      </w:r>
      <w:r w:rsidR="0008790D">
        <w:rPr>
          <w:rFonts w:ascii="Times New Roman" w:hAnsi="Times New Roman" w:cs="Times New Roman"/>
        </w:rPr>
        <w:t>worked</w:t>
      </w:r>
      <w:r w:rsidR="00720818">
        <w:rPr>
          <w:rFonts w:ascii="Times New Roman" w:hAnsi="Times New Roman" w:cs="Times New Roman"/>
        </w:rPr>
        <w:t xml:space="preserve"> actively </w:t>
      </w:r>
      <w:r w:rsidR="0008790D">
        <w:rPr>
          <w:rFonts w:ascii="Times New Roman" w:hAnsi="Times New Roman" w:cs="Times New Roman"/>
        </w:rPr>
        <w:t>on</w:t>
      </w:r>
      <w:r w:rsidR="00720818">
        <w:rPr>
          <w:rFonts w:ascii="Times New Roman" w:hAnsi="Times New Roman" w:cs="Times New Roman"/>
        </w:rPr>
        <w:t xml:space="preserve"> policy. My work at the </w:t>
      </w:r>
      <w:commentRangeStart w:id="8"/>
      <w:r w:rsidR="00720818">
        <w:rPr>
          <w:rFonts w:ascii="Times New Roman" w:hAnsi="Times New Roman" w:cs="Times New Roman"/>
        </w:rPr>
        <w:t xml:space="preserve">Fed </w:t>
      </w:r>
      <w:commentRangeEnd w:id="8"/>
      <w:r w:rsidR="00A95C99">
        <w:rPr>
          <w:rStyle w:val="CommentReference"/>
        </w:rPr>
        <w:commentReference w:id="8"/>
      </w:r>
      <w:r w:rsidR="00720818">
        <w:rPr>
          <w:rFonts w:ascii="Times New Roman" w:hAnsi="Times New Roman" w:cs="Times New Roman"/>
        </w:rPr>
        <w:t xml:space="preserve">can be divided into two categories: policy work, in which I contributed to FOMC material; and research work, in which I collaborated with Board economists on projects and papers for publication.  </w:t>
      </w:r>
    </w:p>
    <w:p w14:paraId="71D41CCB" w14:textId="29EB4829" w:rsidR="00720818" w:rsidRPr="006D2ECE" w:rsidRDefault="00720818" w:rsidP="00720818">
      <w:pPr>
        <w:spacing w:after="0"/>
        <w:ind w:firstLine="720"/>
        <w:rPr>
          <w:rFonts w:ascii="Times New Roman" w:hAnsi="Times New Roman" w:cs="Times New Roman"/>
        </w:rPr>
      </w:pPr>
      <w:r>
        <w:rPr>
          <w:rFonts w:ascii="Times New Roman" w:hAnsi="Times New Roman" w:cs="Times New Roman"/>
        </w:rPr>
        <w:t xml:space="preserve">As the residential investment RA, </w:t>
      </w:r>
      <w:r w:rsidRPr="006D2ECE">
        <w:rPr>
          <w:rFonts w:ascii="Times New Roman" w:hAnsi="Times New Roman" w:cs="Times New Roman"/>
        </w:rPr>
        <w:t xml:space="preserve">I contributed to the residential investment sector’s FOMC </w:t>
      </w:r>
      <w:r>
        <w:rPr>
          <w:rFonts w:ascii="Times New Roman" w:hAnsi="Times New Roman" w:cs="Times New Roman"/>
        </w:rPr>
        <w:t>forecasts</w:t>
      </w:r>
      <w:r w:rsidRPr="006D2ECE">
        <w:rPr>
          <w:rFonts w:ascii="Times New Roman" w:hAnsi="Times New Roman" w:cs="Times New Roman"/>
        </w:rPr>
        <w:t xml:space="preserve">. </w:t>
      </w:r>
      <w:r>
        <w:rPr>
          <w:rFonts w:ascii="Times New Roman" w:hAnsi="Times New Roman" w:cs="Times New Roman"/>
        </w:rPr>
        <w:t>I</w:t>
      </w:r>
      <w:r w:rsidRPr="006D2ECE">
        <w:rPr>
          <w:rFonts w:ascii="Times New Roman" w:hAnsi="Times New Roman" w:cs="Times New Roman"/>
        </w:rPr>
        <w:t xml:space="preserve"> wrote a section of the sector’s </w:t>
      </w:r>
      <w:r>
        <w:rPr>
          <w:rFonts w:ascii="Times New Roman" w:hAnsi="Times New Roman" w:cs="Times New Roman"/>
        </w:rPr>
        <w:t>December 2022 FOMC materials</w:t>
      </w:r>
      <w:r w:rsidRPr="006D2ECE">
        <w:rPr>
          <w:rFonts w:ascii="Times New Roman" w:hAnsi="Times New Roman" w:cs="Times New Roman"/>
        </w:rPr>
        <w:t xml:space="preserve"> and presented it at the Aggregate Demand meeting to Board officers. The memo section discussed construction employment trends post-pandemic, </w:t>
      </w:r>
      <w:r w:rsidRPr="00064E00">
        <w:t>examining</w:t>
      </w:r>
      <w:r w:rsidRPr="006D2ECE">
        <w:rPr>
          <w:rFonts w:ascii="Times New Roman" w:hAnsi="Times New Roman" w:cs="Times New Roman"/>
        </w:rPr>
        <w:t xml:space="preserve"> the sector’s slow recovery and explaining its macroeconomic significance for the broader GDP forecast. In the spring of 2023, I coauthored a FEDS Note with Eirik Brandsaas, Daniel Garcia Molina, and Joseph </w:t>
      </w:r>
      <w:r>
        <w:rPr>
          <w:rFonts w:ascii="Times New Roman" w:hAnsi="Times New Roman" w:cs="Times New Roman"/>
        </w:rPr>
        <w:t>Nichols.</w:t>
      </w:r>
      <w:r w:rsidRPr="006D2ECE">
        <w:rPr>
          <w:rFonts w:ascii="Times New Roman" w:hAnsi="Times New Roman" w:cs="Times New Roman"/>
        </w:rPr>
        <w:t xml:space="preserve"> In the </w:t>
      </w:r>
      <w:r w:rsidRPr="006D2ECE">
        <w:rPr>
          <w:rFonts w:ascii="Times New Roman" w:hAnsi="Times New Roman" w:cs="Times New Roman"/>
        </w:rPr>
        <w:lastRenderedPageBreak/>
        <w:t xml:space="preserve">note, we explain that the post-pandemic decline in </w:t>
      </w:r>
      <w:r>
        <w:rPr>
          <w:rFonts w:ascii="Times New Roman" w:hAnsi="Times New Roman" w:cs="Times New Roman"/>
        </w:rPr>
        <w:t>nonresidential structures</w:t>
      </w:r>
      <w:r w:rsidRPr="006D2ECE">
        <w:rPr>
          <w:rFonts w:ascii="Times New Roman" w:hAnsi="Times New Roman" w:cs="Times New Roman"/>
        </w:rPr>
        <w:t xml:space="preserve"> spending is misleading, and that actual spending is likely stronger than measured</w:t>
      </w:r>
      <w:r>
        <w:rPr>
          <w:rFonts w:ascii="Times New Roman" w:hAnsi="Times New Roman" w:cs="Times New Roman"/>
        </w:rPr>
        <w:t>.</w:t>
      </w:r>
    </w:p>
    <w:p w14:paraId="716199BE" w14:textId="3A234449" w:rsidR="00720818" w:rsidRPr="006D2ECE" w:rsidRDefault="006C7565" w:rsidP="00F076FB">
      <w:pPr>
        <w:spacing w:after="0"/>
        <w:ind w:firstLine="720"/>
        <w:rPr>
          <w:rFonts w:ascii="Times New Roman" w:hAnsi="Times New Roman" w:cs="Times New Roman"/>
        </w:rPr>
      </w:pPr>
      <w:commentRangeStart w:id="9"/>
      <w:commentRangeStart w:id="10"/>
      <w:r>
        <w:rPr>
          <w:rFonts w:ascii="Times New Roman" w:hAnsi="Times New Roman" w:cs="Times New Roman"/>
        </w:rPr>
        <w:t>I have enjoyed the privilege of working both on policy work and on research projects closely related to my research interests during my time at the Board</w:t>
      </w:r>
      <w:r w:rsidR="00720818">
        <w:rPr>
          <w:rFonts w:ascii="Times New Roman" w:hAnsi="Times New Roman" w:cs="Times New Roman"/>
        </w:rPr>
        <w:t xml:space="preserve">. </w:t>
      </w:r>
      <w:commentRangeEnd w:id="9"/>
      <w:r>
        <w:rPr>
          <w:rStyle w:val="CommentReference"/>
        </w:rPr>
        <w:commentReference w:id="9"/>
      </w:r>
      <w:commentRangeEnd w:id="10"/>
      <w:r w:rsidR="009D5DD0">
        <w:rPr>
          <w:rStyle w:val="CommentReference"/>
        </w:rPr>
        <w:commentReference w:id="10"/>
      </w:r>
      <w:r w:rsidR="00F076FB" w:rsidRPr="00F076FB">
        <w:rPr>
          <w:rFonts w:ascii="Times New Roman" w:hAnsi="Times New Roman" w:cs="Times New Roman"/>
        </w:rPr>
        <w:t xml:space="preserve"> </w:t>
      </w:r>
      <w:r w:rsidR="00F076FB" w:rsidRPr="00B707A4">
        <w:rPr>
          <w:rFonts w:ascii="Times New Roman" w:hAnsi="Times New Roman" w:cs="Times New Roman"/>
        </w:rPr>
        <w:t>I</w:t>
      </w:r>
      <w:r w:rsidR="00F076FB">
        <w:rPr>
          <w:rFonts w:ascii="Times New Roman" w:hAnsi="Times New Roman" w:cs="Times New Roman"/>
        </w:rPr>
        <w:t>’</w:t>
      </w:r>
      <w:r w:rsidR="00F076FB" w:rsidRPr="00B707A4">
        <w:rPr>
          <w:rFonts w:ascii="Times New Roman" w:hAnsi="Times New Roman" w:cs="Times New Roman"/>
        </w:rPr>
        <w:t xml:space="preserve">ve been </w:t>
      </w:r>
      <w:r w:rsidR="00F076FB">
        <w:rPr>
          <w:rFonts w:ascii="Times New Roman" w:hAnsi="Times New Roman" w:cs="Times New Roman"/>
        </w:rPr>
        <w:t>intrigued</w:t>
      </w:r>
      <w:r w:rsidR="00F076FB" w:rsidRPr="00B707A4">
        <w:rPr>
          <w:rFonts w:ascii="Times New Roman" w:hAnsi="Times New Roman" w:cs="Times New Roman"/>
        </w:rPr>
        <w:t xml:space="preserve"> by the residential mortgage market since undergrad due to its pivotal role in wealth-building and its implications for addressing broader structural inequality.</w:t>
      </w:r>
      <w:r w:rsidR="00F076FB">
        <w:rPr>
          <w:rFonts w:ascii="Times New Roman" w:hAnsi="Times New Roman" w:cs="Times New Roman"/>
        </w:rPr>
        <w:t xml:space="preserve"> </w:t>
      </w:r>
      <w:r w:rsidR="00720818">
        <w:rPr>
          <w:rFonts w:ascii="Times New Roman" w:hAnsi="Times New Roman" w:cs="Times New Roman"/>
        </w:rPr>
        <w:t>This year</w:t>
      </w:r>
      <w:ins w:id="11" w:author="Marcianni Ligutan Morillo" w:date="2023-09-10T22:04:00Z">
        <w:r w:rsidR="009D5DD0">
          <w:rPr>
            <w:rFonts w:ascii="Times New Roman" w:hAnsi="Times New Roman" w:cs="Times New Roman"/>
          </w:rPr>
          <w:t>,</w:t>
        </w:r>
      </w:ins>
      <w:r w:rsidR="00720818" w:rsidRPr="006D2ECE">
        <w:rPr>
          <w:rFonts w:ascii="Times New Roman" w:hAnsi="Times New Roman" w:cs="Times New Roman"/>
        </w:rPr>
        <w:t xml:space="preserve"> I will continue working with my section chief, Andrew Paciorek, and economists Benjamin Keys and Will Dobbie on </w:t>
      </w:r>
      <w:r w:rsidR="00720818">
        <w:rPr>
          <w:rFonts w:ascii="Times New Roman" w:hAnsi="Times New Roman" w:cs="Times New Roman"/>
        </w:rPr>
        <w:t>a</w:t>
      </w:r>
      <w:r w:rsidR="00720818" w:rsidRPr="006D2ECE">
        <w:rPr>
          <w:rFonts w:ascii="Times New Roman" w:hAnsi="Times New Roman" w:cs="Times New Roman"/>
        </w:rPr>
        <w:t xml:space="preserve"> project focusing on racial variance in mortgage performance and approval likelihoods. </w:t>
      </w:r>
      <w:r w:rsidR="00720818">
        <w:rPr>
          <w:rFonts w:ascii="Times New Roman" w:hAnsi="Times New Roman" w:cs="Times New Roman"/>
        </w:rPr>
        <w:t xml:space="preserve">We find that </w:t>
      </w:r>
      <w:r w:rsidR="00720818" w:rsidRPr="0086709E">
        <w:rPr>
          <w:rFonts w:ascii="Times New Roman" w:hAnsi="Times New Roman" w:cs="Times New Roman"/>
        </w:rPr>
        <w:t xml:space="preserve">lenders </w:t>
      </w:r>
      <w:r w:rsidR="00720818">
        <w:rPr>
          <w:rFonts w:ascii="Times New Roman" w:hAnsi="Times New Roman" w:cs="Times New Roman"/>
        </w:rPr>
        <w:t>have been</w:t>
      </w:r>
      <w:r w:rsidR="00720818" w:rsidRPr="0086709E">
        <w:rPr>
          <w:rFonts w:ascii="Times New Roman" w:hAnsi="Times New Roman" w:cs="Times New Roman"/>
        </w:rPr>
        <w:t xml:space="preserve"> increasingly </w:t>
      </w:r>
      <w:r w:rsidR="00720818">
        <w:rPr>
          <w:rFonts w:ascii="Times New Roman" w:hAnsi="Times New Roman" w:cs="Times New Roman"/>
        </w:rPr>
        <w:t>reliant</w:t>
      </w:r>
      <w:r w:rsidR="00720818" w:rsidRPr="0086709E">
        <w:rPr>
          <w:rFonts w:ascii="Times New Roman" w:hAnsi="Times New Roman" w:cs="Times New Roman"/>
        </w:rPr>
        <w:t xml:space="preserve"> on credit score thresholds over time, which incompletely measure default risk across groups. </w:t>
      </w:r>
      <w:r w:rsidR="00720818">
        <w:rPr>
          <w:rFonts w:ascii="Times New Roman" w:hAnsi="Times New Roman" w:cs="Times New Roman"/>
        </w:rPr>
        <w:t>L</w:t>
      </w:r>
      <w:r w:rsidR="00720818" w:rsidRPr="0086709E">
        <w:rPr>
          <w:rFonts w:ascii="Times New Roman" w:hAnsi="Times New Roman" w:cs="Times New Roman"/>
        </w:rPr>
        <w:t xml:space="preserve">ow-income and minority applicants are disproportionately impacted by </w:t>
      </w:r>
      <w:r w:rsidR="00720818">
        <w:rPr>
          <w:rFonts w:ascii="Times New Roman" w:hAnsi="Times New Roman" w:cs="Times New Roman"/>
        </w:rPr>
        <w:t>this trend</w:t>
      </w:r>
      <w:r w:rsidR="00720818" w:rsidRPr="0086709E">
        <w:rPr>
          <w:rFonts w:ascii="Times New Roman" w:hAnsi="Times New Roman" w:cs="Times New Roman"/>
        </w:rPr>
        <w:t xml:space="preserve">, leading to more </w:t>
      </w:r>
      <w:r w:rsidR="00720818">
        <w:rPr>
          <w:rFonts w:ascii="Times New Roman" w:hAnsi="Times New Roman" w:cs="Times New Roman"/>
        </w:rPr>
        <w:t>“</w:t>
      </w:r>
      <w:r w:rsidR="00720818" w:rsidRPr="0086709E">
        <w:rPr>
          <w:rFonts w:ascii="Times New Roman" w:hAnsi="Times New Roman" w:cs="Times New Roman"/>
        </w:rPr>
        <w:t>seemingly random</w:t>
      </w:r>
      <w:r w:rsidR="00720818">
        <w:rPr>
          <w:rFonts w:ascii="Times New Roman" w:hAnsi="Times New Roman" w:cs="Times New Roman"/>
        </w:rPr>
        <w:t>”</w:t>
      </w:r>
      <w:r w:rsidR="00720818" w:rsidRPr="0086709E">
        <w:rPr>
          <w:rFonts w:ascii="Times New Roman" w:hAnsi="Times New Roman" w:cs="Times New Roman"/>
        </w:rPr>
        <w:t xml:space="preserve"> loan decisions for these applicants over time</w:t>
      </w:r>
      <w:r w:rsidR="00720818">
        <w:rPr>
          <w:rFonts w:ascii="Times New Roman" w:hAnsi="Times New Roman" w:cs="Times New Roman"/>
        </w:rPr>
        <w:t>.</w:t>
      </w:r>
      <w:r w:rsidR="00720818" w:rsidRPr="006D2ECE">
        <w:rPr>
          <w:rFonts w:ascii="Times New Roman" w:hAnsi="Times New Roman" w:cs="Times New Roman"/>
        </w:rPr>
        <w:t xml:space="preserve"> </w:t>
      </w:r>
      <w:r w:rsidR="00720818" w:rsidRPr="00B707A4">
        <w:rPr>
          <w:rFonts w:ascii="Times New Roman" w:hAnsi="Times New Roman" w:cs="Times New Roman"/>
        </w:rPr>
        <w:t xml:space="preserve">This project aligns </w:t>
      </w:r>
      <w:r w:rsidR="00720818">
        <w:rPr>
          <w:rFonts w:ascii="Times New Roman" w:hAnsi="Times New Roman" w:cs="Times New Roman"/>
        </w:rPr>
        <w:t>very closely</w:t>
      </w:r>
      <w:r w:rsidR="00720818" w:rsidRPr="00B707A4">
        <w:rPr>
          <w:rFonts w:ascii="Times New Roman" w:hAnsi="Times New Roman" w:cs="Times New Roman"/>
        </w:rPr>
        <w:t xml:space="preserve"> with my future research aspirations. </w:t>
      </w:r>
    </w:p>
    <w:p w14:paraId="485413EC" w14:textId="45A6766A" w:rsidR="00720818" w:rsidRPr="006D2ECE" w:rsidRDefault="00720818" w:rsidP="00720818">
      <w:pPr>
        <w:spacing w:after="0"/>
        <w:ind w:firstLine="720"/>
        <w:rPr>
          <w:rFonts w:ascii="Times New Roman" w:hAnsi="Times New Roman" w:cs="Times New Roman"/>
        </w:rPr>
      </w:pPr>
      <w:r w:rsidRPr="006D2ECE">
        <w:rPr>
          <w:rFonts w:ascii="Times New Roman" w:hAnsi="Times New Roman" w:cs="Times New Roman"/>
        </w:rPr>
        <w:t xml:space="preserve">The </w:t>
      </w:r>
      <w:r w:rsidR="006C7565">
        <w:rPr>
          <w:rFonts w:ascii="Times New Roman" w:hAnsi="Times New Roman" w:cs="Times New Roman"/>
        </w:rPr>
        <w:t>second</w:t>
      </w:r>
      <w:r w:rsidRPr="006D2ECE">
        <w:rPr>
          <w:rFonts w:ascii="Times New Roman" w:hAnsi="Times New Roman" w:cs="Times New Roman"/>
        </w:rPr>
        <w:t xml:space="preserve"> project I will continue during my final year at the Board is with</w:t>
      </w:r>
      <w:r>
        <w:rPr>
          <w:rFonts w:ascii="Times New Roman" w:hAnsi="Times New Roman" w:cs="Times New Roman"/>
        </w:rPr>
        <w:t xml:space="preserve"> Board economist</w:t>
      </w:r>
      <w:r w:rsidRPr="006D2ECE">
        <w:rPr>
          <w:rFonts w:ascii="Times New Roman" w:hAnsi="Times New Roman" w:cs="Times New Roman"/>
        </w:rPr>
        <w:t xml:space="preserve"> Patrick Donnelly Moran. We measure the effect of home equity loans (HE loans) on mortgage delinquencies and interest rates using the legalization of HE loans in Texas in 1998. As a coauthor on this project, I have learned how to execute a difference-in-differences framework with robustness checks using two-way fixed effects, as well as how to implement a synthetic control framework. I</w:t>
      </w:r>
      <w:r w:rsidR="006C7565">
        <w:rPr>
          <w:rFonts w:ascii="Times New Roman" w:hAnsi="Times New Roman" w:cs="Times New Roman"/>
        </w:rPr>
        <w:t xml:space="preserve">’ve seen </w:t>
      </w:r>
      <w:r w:rsidRPr="006D2ECE">
        <w:rPr>
          <w:rFonts w:ascii="Times New Roman" w:hAnsi="Times New Roman" w:cs="Times New Roman"/>
        </w:rPr>
        <w:t xml:space="preserve">what trial-and-error looks like with regard to model selection; got more practice working with large datasets after applying for and using both Equifax Consumer Credit Panel data and McDash mortgage data; and most importantly, learned how to work collaboratively with a coauthor as equal members of the research team. </w:t>
      </w:r>
    </w:p>
    <w:p w14:paraId="5C8D0EFD" w14:textId="77777777" w:rsidR="00720818" w:rsidRPr="005E033C" w:rsidRDefault="00720818" w:rsidP="00720818">
      <w:pPr>
        <w:spacing w:after="0"/>
        <w:ind w:firstLine="720"/>
        <w:rPr>
          <w:rFonts w:ascii="Times New Roman" w:hAnsi="Times New Roman" w:cs="Times New Roman"/>
          <w:b/>
          <w:bCs/>
        </w:rPr>
      </w:pPr>
      <w:r w:rsidRPr="006D2ECE">
        <w:rPr>
          <w:rFonts w:ascii="Times New Roman" w:hAnsi="Times New Roman" w:cs="Times New Roman"/>
          <w:b/>
          <w:bCs/>
          <w:highlight w:val="yellow"/>
        </w:rPr>
        <w:t>Paragraph about my research interests and specific faculty at school</w:t>
      </w:r>
    </w:p>
    <w:p w14:paraId="2A84D9FA" w14:textId="2B8A1476" w:rsidR="00720818" w:rsidRPr="005E033C" w:rsidRDefault="00720818" w:rsidP="00720818">
      <w:pPr>
        <w:spacing w:after="0"/>
        <w:ind w:firstLine="720"/>
        <w:rPr>
          <w:rFonts w:ascii="Times New Roman" w:hAnsi="Times New Roman" w:cs="Times New Roman"/>
        </w:rPr>
      </w:pPr>
      <w:r>
        <w:rPr>
          <w:rFonts w:ascii="Times New Roman" w:hAnsi="Times New Roman" w:cs="Times New Roman"/>
        </w:rPr>
        <w:t>My</w:t>
      </w:r>
      <w:r w:rsidRPr="00B707A4">
        <w:rPr>
          <w:rFonts w:ascii="Times New Roman" w:hAnsi="Times New Roman" w:cs="Times New Roman"/>
        </w:rPr>
        <w:t xml:space="preserve"> journey from post-recession Chicago to the Federal Reserve Board has deepened my passion for </w:t>
      </w:r>
      <w:r>
        <w:rPr>
          <w:rFonts w:ascii="Times New Roman" w:hAnsi="Times New Roman" w:cs="Times New Roman"/>
        </w:rPr>
        <w:t>economic</w:t>
      </w:r>
      <w:r w:rsidRPr="00B707A4">
        <w:rPr>
          <w:rFonts w:ascii="Times New Roman" w:hAnsi="Times New Roman" w:cs="Times New Roman"/>
        </w:rPr>
        <w:t xml:space="preserve"> research. </w:t>
      </w:r>
      <w:r w:rsidR="006C7565">
        <w:rPr>
          <w:rFonts w:ascii="Times New Roman" w:hAnsi="Times New Roman" w:cs="Times New Roman"/>
        </w:rPr>
        <w:t>M</w:t>
      </w:r>
      <w:r w:rsidRPr="00B707A4">
        <w:rPr>
          <w:rFonts w:ascii="Times New Roman" w:hAnsi="Times New Roman" w:cs="Times New Roman"/>
        </w:rPr>
        <w:t>y experiences</w:t>
      </w:r>
      <w:r>
        <w:rPr>
          <w:rFonts w:ascii="Times New Roman" w:hAnsi="Times New Roman" w:cs="Times New Roman"/>
        </w:rPr>
        <w:t xml:space="preserve"> and coursework</w:t>
      </w:r>
      <w:r w:rsidRPr="00B707A4">
        <w:rPr>
          <w:rFonts w:ascii="Times New Roman" w:hAnsi="Times New Roman" w:cs="Times New Roman"/>
        </w:rPr>
        <w:t xml:space="preserve"> </w:t>
      </w:r>
      <w:r>
        <w:rPr>
          <w:rFonts w:ascii="Times New Roman" w:hAnsi="Times New Roman" w:cs="Times New Roman"/>
        </w:rPr>
        <w:t xml:space="preserve">have motivated my goal to contribute to the </w:t>
      </w:r>
      <w:r w:rsidR="006727A6">
        <w:rPr>
          <w:rFonts w:ascii="Times New Roman" w:hAnsi="Times New Roman" w:cs="Times New Roman"/>
        </w:rPr>
        <w:t>housing and urban economics</w:t>
      </w:r>
      <w:r>
        <w:rPr>
          <w:rFonts w:ascii="Times New Roman" w:hAnsi="Times New Roman" w:cs="Times New Roman"/>
        </w:rPr>
        <w:t xml:space="preserve"> literature as a researcher and academic</w:t>
      </w:r>
      <w:r w:rsidRPr="00B707A4">
        <w:rPr>
          <w:rFonts w:ascii="Times New Roman" w:hAnsi="Times New Roman" w:cs="Times New Roman"/>
        </w:rPr>
        <w:t xml:space="preserve">. My academic </w:t>
      </w:r>
      <w:r>
        <w:rPr>
          <w:rFonts w:ascii="Times New Roman" w:hAnsi="Times New Roman" w:cs="Times New Roman"/>
        </w:rPr>
        <w:t>background, professional experiences,</w:t>
      </w:r>
      <w:r w:rsidRPr="00B707A4">
        <w:rPr>
          <w:rFonts w:ascii="Times New Roman" w:hAnsi="Times New Roman" w:cs="Times New Roman"/>
        </w:rPr>
        <w:t xml:space="preserve"> and ongoing </w:t>
      </w:r>
      <w:r>
        <w:rPr>
          <w:rFonts w:ascii="Times New Roman" w:hAnsi="Times New Roman" w:cs="Times New Roman"/>
        </w:rPr>
        <w:t xml:space="preserve">research </w:t>
      </w:r>
      <w:r w:rsidRPr="00B707A4">
        <w:rPr>
          <w:rFonts w:ascii="Times New Roman" w:hAnsi="Times New Roman" w:cs="Times New Roman"/>
        </w:rPr>
        <w:t xml:space="preserve">projects have </w:t>
      </w:r>
      <w:r>
        <w:rPr>
          <w:rFonts w:ascii="Times New Roman" w:hAnsi="Times New Roman" w:cs="Times New Roman"/>
        </w:rPr>
        <w:t>equipped me with the tools and skills necessary to succeed as a doctoral student and a future economist</w:t>
      </w:r>
      <w:r w:rsidRPr="00B707A4">
        <w:rPr>
          <w:rFonts w:ascii="Times New Roman" w:hAnsi="Times New Roman" w:cs="Times New Roman"/>
        </w:rPr>
        <w:t xml:space="preserve">. I am excited about the possibility of furthering my academic journey with </w:t>
      </w:r>
      <w:r w:rsidRPr="000048AF">
        <w:rPr>
          <w:rFonts w:ascii="Times New Roman" w:hAnsi="Times New Roman" w:cs="Times New Roman"/>
          <w:b/>
          <w:bCs/>
          <w:color w:val="FF0000"/>
          <w:highlight w:val="yellow"/>
          <w:u w:val="single"/>
        </w:rPr>
        <w:t>UNIVERSITY</w:t>
      </w:r>
      <w:r w:rsidRPr="00B707A4">
        <w:rPr>
          <w:rFonts w:ascii="Times New Roman" w:hAnsi="Times New Roman" w:cs="Times New Roman"/>
        </w:rPr>
        <w:t>. Thank you for considering my application.</w:t>
      </w:r>
    </w:p>
    <w:p w14:paraId="45AB0C09" w14:textId="77777777" w:rsidR="00323B13" w:rsidRDefault="00323B13"/>
    <w:sectPr w:rsidR="00323B13" w:rsidSect="004B12D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rcianni Ligutan Morillo" w:date="2023-09-10T21:48:00Z" w:initials="MM">
    <w:p w14:paraId="0B96CB29" w14:textId="77777777" w:rsidR="008A42BF" w:rsidRDefault="008A42BF" w:rsidP="00976DF3">
      <w:r>
        <w:rPr>
          <w:rStyle w:val="CommentReference"/>
        </w:rPr>
        <w:annotationRef/>
      </w:r>
      <w:r>
        <w:rPr>
          <w:sz w:val="20"/>
          <w:szCs w:val="20"/>
        </w:rPr>
        <w:t>If you’re not nearing word count it would be cool to have more specificity re: this</w:t>
      </w:r>
    </w:p>
  </w:comment>
  <w:comment w:id="1" w:author="Marcianni Ligutan Morillo" w:date="2023-09-10T21:50:00Z" w:initials="MM">
    <w:p w14:paraId="4552CB2C" w14:textId="77777777" w:rsidR="008A42BF" w:rsidRDefault="008A42BF" w:rsidP="009D107B">
      <w:r>
        <w:rPr>
          <w:rStyle w:val="CommentReference"/>
        </w:rPr>
        <w:annotationRef/>
      </w:r>
      <w:r>
        <w:rPr>
          <w:sz w:val="20"/>
          <w:szCs w:val="20"/>
        </w:rPr>
        <w:t>literally such a slayer</w:t>
      </w:r>
    </w:p>
  </w:comment>
  <w:comment w:id="2" w:author="Kyra Sadovi" w:date="2023-09-08T21:38:00Z" w:initials="KS">
    <w:p w14:paraId="1C78D083" w14:textId="13699F01" w:rsidR="007872C4" w:rsidRDefault="007872C4">
      <w:pPr>
        <w:pStyle w:val="CommentText"/>
      </w:pPr>
      <w:r>
        <w:rPr>
          <w:rStyle w:val="CommentReference"/>
        </w:rPr>
        <w:annotationRef/>
      </w:r>
      <w:r>
        <w:t>Replaced “real-world”. I think I need something better here</w:t>
      </w:r>
    </w:p>
  </w:comment>
  <w:comment w:id="4" w:author="Kyra Sadovi" w:date="2023-09-08T22:01:00Z" w:initials="KS">
    <w:p w14:paraId="681A451B" w14:textId="528B6C5F" w:rsidR="000B4626" w:rsidRDefault="000B4626">
      <w:pPr>
        <w:pStyle w:val="CommentText"/>
      </w:pPr>
      <w:r>
        <w:rPr>
          <w:rStyle w:val="CommentReference"/>
        </w:rPr>
        <w:annotationRef/>
      </w:r>
      <w:r>
        <w:t>Mom thinks I need examples here. Maybe, but I don’t want to get bogged down</w:t>
      </w:r>
    </w:p>
  </w:comment>
  <w:comment w:id="5" w:author="Kyra Sadovi" w:date="2023-09-08T22:11:00Z" w:initials="KS">
    <w:p w14:paraId="2F22BC4C" w14:textId="78A5D051" w:rsidR="00E96B4C" w:rsidRDefault="00E96B4C">
      <w:pPr>
        <w:pStyle w:val="CommentText"/>
      </w:pPr>
      <w:r>
        <w:rPr>
          <w:rStyle w:val="CommentReference"/>
        </w:rPr>
        <w:annotationRef/>
      </w:r>
      <w:r>
        <w:t>Kamryn agrees</w:t>
      </w:r>
    </w:p>
  </w:comment>
  <w:comment w:id="6" w:author="Marcianni Ligutan Morillo" w:date="2023-09-10T21:53:00Z" w:initials="MM">
    <w:p w14:paraId="2A7499C5" w14:textId="77777777" w:rsidR="008A42BF" w:rsidRDefault="008A42BF" w:rsidP="00650024">
      <w:r>
        <w:rPr>
          <w:rStyle w:val="CommentReference"/>
        </w:rPr>
        <w:annotationRef/>
      </w:r>
      <w:r>
        <w:rPr>
          <w:sz w:val="20"/>
          <w:szCs w:val="20"/>
        </w:rPr>
        <w:t>Maybe add the examples in the beginning paragraph and mention them in passing at this point of the paper?</w:t>
      </w:r>
    </w:p>
  </w:comment>
  <w:comment w:id="7" w:author="Marcianni Ligutan Morillo" w:date="2023-09-10T21:58:00Z" w:initials="MM">
    <w:p w14:paraId="1D255E73" w14:textId="77777777" w:rsidR="00A95C99" w:rsidRDefault="00A95C99" w:rsidP="000E37BA">
      <w:r>
        <w:rPr>
          <w:rStyle w:val="CommentReference"/>
        </w:rPr>
        <w:annotationRef/>
      </w:r>
      <w:r>
        <w:rPr>
          <w:sz w:val="20"/>
          <w:szCs w:val="20"/>
        </w:rPr>
        <w:t>I like how you connected your interest to your studies :)</w:t>
      </w:r>
    </w:p>
  </w:comment>
  <w:comment w:id="8" w:author="Marcianni Ligutan Morillo" w:date="2023-09-10T22:00:00Z" w:initials="MM">
    <w:p w14:paraId="353897AE" w14:textId="77777777" w:rsidR="00A95C99" w:rsidRDefault="00A95C99" w:rsidP="00C72261">
      <w:r>
        <w:rPr>
          <w:rStyle w:val="CommentReference"/>
        </w:rPr>
        <w:annotationRef/>
      </w:r>
      <w:r>
        <w:rPr>
          <w:sz w:val="20"/>
          <w:szCs w:val="20"/>
        </w:rPr>
        <w:t xml:space="preserve">I’m very removed from this field so ignore this if not true but would this term be too colloquial? Does “Reserve” work? idk :P </w:t>
      </w:r>
    </w:p>
  </w:comment>
  <w:comment w:id="9" w:author="Kyra Sadovi" w:date="2023-09-08T21:49:00Z" w:initials="KS">
    <w:p w14:paraId="7582926B" w14:textId="7E2E73A4" w:rsidR="006C7565" w:rsidRDefault="006C7565">
      <w:pPr>
        <w:pStyle w:val="CommentText"/>
      </w:pPr>
      <w:r>
        <w:rPr>
          <w:rStyle w:val="CommentReference"/>
        </w:rPr>
        <w:annotationRef/>
      </w:r>
      <w:r>
        <w:t>Need something better than this, but it’s better than kind of “dissing” policy.</w:t>
      </w:r>
    </w:p>
  </w:comment>
  <w:comment w:id="10" w:author="Marcianni Ligutan Morillo" w:date="2023-09-10T22:08:00Z" w:initials="MM">
    <w:p w14:paraId="7AA728D9" w14:textId="77777777" w:rsidR="009D5DD0" w:rsidRDefault="009D5DD0" w:rsidP="00E60D86">
      <w:r>
        <w:rPr>
          <w:rStyle w:val="CommentReference"/>
        </w:rPr>
        <w:annotationRef/>
      </w:r>
      <w:r>
        <w:rPr>
          <w:sz w:val="20"/>
          <w:szCs w:val="20"/>
        </w:rPr>
        <w:t>“My role as an RA has given me the chance to work in policy while also sharpening my skills (or something like this) through research projects related to my interests”? Kinda emphasizes your research interest more if that’s what you want them to focus on too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B96CB29" w15:done="0"/>
  <w15:commentEx w15:paraId="4552CB2C" w15:done="0"/>
  <w15:commentEx w15:paraId="1C78D083" w15:done="0"/>
  <w15:commentEx w15:paraId="681A451B" w15:done="0"/>
  <w15:commentEx w15:paraId="2F22BC4C" w15:paraIdParent="681A451B" w15:done="0"/>
  <w15:commentEx w15:paraId="2A7499C5" w15:paraIdParent="681A451B" w15:done="0"/>
  <w15:commentEx w15:paraId="1D255E73" w15:done="0"/>
  <w15:commentEx w15:paraId="353897AE" w15:done="0"/>
  <w15:commentEx w15:paraId="7582926B" w15:done="0"/>
  <w15:commentEx w15:paraId="7AA728D9" w15:paraIdParent="758292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A8B84B" w16cex:dateUtc="2023-09-11T02:48:00Z"/>
  <w16cex:commentExtensible w16cex:durableId="28A8B891" w16cex:dateUtc="2023-09-11T02:50:00Z"/>
  <w16cex:commentExtensible w16cex:durableId="6EBCE8B1" w16cex:dateUtc="2023-09-09T01:38:00Z"/>
  <w16cex:commentExtensible w16cex:durableId="54303E86" w16cex:dateUtc="2023-09-09T02:01:00Z"/>
  <w16cex:commentExtensible w16cex:durableId="0E9D1007" w16cex:dateUtc="2023-09-09T02:11:00Z"/>
  <w16cex:commentExtensible w16cex:durableId="28A8B949" w16cex:dateUtc="2023-09-11T02:53:00Z"/>
  <w16cex:commentExtensible w16cex:durableId="28A8BA88" w16cex:dateUtc="2023-09-11T02:58:00Z"/>
  <w16cex:commentExtensible w16cex:durableId="28A8BB1B" w16cex:dateUtc="2023-09-11T03:00:00Z"/>
  <w16cex:commentExtensible w16cex:durableId="3E94FEA3" w16cex:dateUtc="2023-09-09T01:49:00Z"/>
  <w16cex:commentExtensible w16cex:durableId="28A8BCD5" w16cex:dateUtc="2023-09-11T03: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96CB29" w16cid:durableId="28A8B84B"/>
  <w16cid:commentId w16cid:paraId="4552CB2C" w16cid:durableId="28A8B891"/>
  <w16cid:commentId w16cid:paraId="1C78D083" w16cid:durableId="6EBCE8B1"/>
  <w16cid:commentId w16cid:paraId="681A451B" w16cid:durableId="54303E86"/>
  <w16cid:commentId w16cid:paraId="2F22BC4C" w16cid:durableId="0E9D1007"/>
  <w16cid:commentId w16cid:paraId="2A7499C5" w16cid:durableId="28A8B949"/>
  <w16cid:commentId w16cid:paraId="1D255E73" w16cid:durableId="28A8BA88"/>
  <w16cid:commentId w16cid:paraId="353897AE" w16cid:durableId="28A8BB1B"/>
  <w16cid:commentId w16cid:paraId="7582926B" w16cid:durableId="3E94FEA3"/>
  <w16cid:commentId w16cid:paraId="7AA728D9" w16cid:durableId="28A8BCD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cianni Ligutan Morillo">
    <w15:presenceInfo w15:providerId="AD" w15:userId="S::mlm1362@ads.northwestern.edu::0d5562c2-a09b-48d2-b816-e2d64bc62a42"/>
  </w15:person>
  <w15:person w15:author="Kyra Sadovi">
    <w15:presenceInfo w15:providerId="Windows Live" w15:userId="02ed7f9de76a6a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818"/>
    <w:rsid w:val="00064E00"/>
    <w:rsid w:val="0008790D"/>
    <w:rsid w:val="000B4626"/>
    <w:rsid w:val="00216853"/>
    <w:rsid w:val="0027362E"/>
    <w:rsid w:val="002C290C"/>
    <w:rsid w:val="00323B13"/>
    <w:rsid w:val="003C14D7"/>
    <w:rsid w:val="004B12D8"/>
    <w:rsid w:val="0061559F"/>
    <w:rsid w:val="006727A6"/>
    <w:rsid w:val="006C7565"/>
    <w:rsid w:val="00720818"/>
    <w:rsid w:val="007872C4"/>
    <w:rsid w:val="00835B3B"/>
    <w:rsid w:val="008718F0"/>
    <w:rsid w:val="008A42BF"/>
    <w:rsid w:val="009D5DD0"/>
    <w:rsid w:val="00A95C99"/>
    <w:rsid w:val="00E96B4C"/>
    <w:rsid w:val="00F076FB"/>
    <w:rsid w:val="00FE6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8DAED3"/>
  <w15:chartTrackingRefBased/>
  <w15:docId w15:val="{4CC017E9-520F-2344-9437-4DF7CC7EC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8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872C4"/>
    <w:rPr>
      <w:sz w:val="16"/>
      <w:szCs w:val="16"/>
    </w:rPr>
  </w:style>
  <w:style w:type="paragraph" w:styleId="CommentText">
    <w:name w:val="annotation text"/>
    <w:basedOn w:val="Normal"/>
    <w:link w:val="CommentTextChar"/>
    <w:uiPriority w:val="99"/>
    <w:semiHidden/>
    <w:unhideWhenUsed/>
    <w:rsid w:val="007872C4"/>
    <w:rPr>
      <w:sz w:val="20"/>
      <w:szCs w:val="20"/>
    </w:rPr>
  </w:style>
  <w:style w:type="character" w:customStyle="1" w:styleId="CommentTextChar">
    <w:name w:val="Comment Text Char"/>
    <w:basedOn w:val="DefaultParagraphFont"/>
    <w:link w:val="CommentText"/>
    <w:uiPriority w:val="99"/>
    <w:semiHidden/>
    <w:rsid w:val="007872C4"/>
    <w:rPr>
      <w:sz w:val="20"/>
      <w:szCs w:val="20"/>
    </w:rPr>
  </w:style>
  <w:style w:type="paragraph" w:styleId="CommentSubject">
    <w:name w:val="annotation subject"/>
    <w:basedOn w:val="CommentText"/>
    <w:next w:val="CommentText"/>
    <w:link w:val="CommentSubjectChar"/>
    <w:uiPriority w:val="99"/>
    <w:semiHidden/>
    <w:unhideWhenUsed/>
    <w:rsid w:val="007872C4"/>
    <w:rPr>
      <w:b/>
      <w:bCs/>
    </w:rPr>
  </w:style>
  <w:style w:type="character" w:customStyle="1" w:styleId="CommentSubjectChar">
    <w:name w:val="Comment Subject Char"/>
    <w:basedOn w:val="CommentTextChar"/>
    <w:link w:val="CommentSubject"/>
    <w:uiPriority w:val="99"/>
    <w:semiHidden/>
    <w:rsid w:val="007872C4"/>
    <w:rPr>
      <w:b/>
      <w:bCs/>
      <w:sz w:val="20"/>
      <w:szCs w:val="20"/>
    </w:rPr>
  </w:style>
  <w:style w:type="paragraph" w:styleId="Revision">
    <w:name w:val="Revision"/>
    <w:hidden/>
    <w:uiPriority w:val="99"/>
    <w:semiHidden/>
    <w:rsid w:val="008A42B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967</Words>
  <Characters>5515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Marcianni Ligutan Morillo</cp:lastModifiedBy>
  <cp:revision>2</cp:revision>
  <dcterms:created xsi:type="dcterms:W3CDTF">2023-09-11T03:10:00Z</dcterms:created>
  <dcterms:modified xsi:type="dcterms:W3CDTF">2023-09-11T03:10:00Z</dcterms:modified>
</cp:coreProperties>
</file>
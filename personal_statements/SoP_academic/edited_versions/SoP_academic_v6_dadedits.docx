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37757" w14:textId="77777777" w:rsidR="00783EC9" w:rsidRPr="006D2ECE" w:rsidRDefault="00783EC9" w:rsidP="00D91513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Statement of Purpose</w:t>
      </w:r>
    </w:p>
    <w:p w14:paraId="5555F6F5" w14:textId="77777777" w:rsidR="00783EC9" w:rsidRPr="006D2ECE" w:rsidRDefault="00783EC9" w:rsidP="00D91513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Kyra Sadovi</w:t>
      </w:r>
    </w:p>
    <w:p w14:paraId="5DEFF13D" w14:textId="5B09691C" w:rsidR="00783EC9" w:rsidRPr="006D2ECE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bookmarkStart w:id="0" w:name="_Hlk145491863"/>
      <w:r w:rsidRPr="006D2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first </w:t>
      </w:r>
      <w:r w:rsidRPr="006D2ECE">
        <w:rPr>
          <w:rFonts w:ascii="Times New Roman" w:hAnsi="Times New Roman" w:cs="Times New Roman"/>
        </w:rPr>
        <w:t xml:space="preserve">witnessed the impact </w:t>
      </w:r>
      <w:r>
        <w:rPr>
          <w:rFonts w:ascii="Times New Roman" w:hAnsi="Times New Roman" w:cs="Times New Roman"/>
        </w:rPr>
        <w:t>of economic forces on communities while growing up in post-recession Chicago</w:t>
      </w:r>
      <w:r w:rsidRPr="006D2ECE">
        <w:rPr>
          <w:rFonts w:ascii="Times New Roman" w:hAnsi="Times New Roman" w:cs="Times New Roman"/>
        </w:rPr>
        <w:t xml:space="preserve">. </w:t>
      </w:r>
      <w:ins w:id="1" w:author="carlos sadovi" w:date="2023-09-21T19:32:00Z">
        <w:r w:rsidR="002415AA">
          <w:rPr>
            <w:rFonts w:ascii="Times New Roman" w:hAnsi="Times New Roman" w:cs="Times New Roman"/>
          </w:rPr>
          <w:t xml:space="preserve">The </w:t>
        </w:r>
      </w:ins>
      <w:ins w:id="2" w:author="carlos sadovi" w:date="2023-09-21T19:42:00Z">
        <w:r w:rsidR="00361CC1">
          <w:rPr>
            <w:rFonts w:ascii="Times New Roman" w:hAnsi="Times New Roman" w:cs="Times New Roman"/>
          </w:rPr>
          <w:t>dest</w:t>
        </w:r>
        <w:r w:rsidR="00643804">
          <w:rPr>
            <w:rFonts w:ascii="Times New Roman" w:hAnsi="Times New Roman" w:cs="Times New Roman"/>
          </w:rPr>
          <w:t>ruction was e</w:t>
        </w:r>
      </w:ins>
      <w:ins w:id="3" w:author="carlos sadovi" w:date="2023-09-21T19:43:00Z">
        <w:r w:rsidR="00643804">
          <w:rPr>
            <w:rFonts w:ascii="Times New Roman" w:hAnsi="Times New Roman" w:cs="Times New Roman"/>
          </w:rPr>
          <w:t xml:space="preserve">verywhere, in </w:t>
        </w:r>
      </w:ins>
      <w:r>
        <w:rPr>
          <w:rFonts w:ascii="Times New Roman" w:hAnsi="Times New Roman" w:cs="Times New Roman"/>
        </w:rPr>
        <w:t>the foreclosed homes that dotted our neighborhood</w:t>
      </w:r>
      <w:ins w:id="4" w:author="carlos sadovi" w:date="2023-09-21T19:29:00Z">
        <w:r w:rsidR="001D4800">
          <w:rPr>
            <w:rFonts w:ascii="Times New Roman" w:hAnsi="Times New Roman" w:cs="Times New Roman"/>
          </w:rPr>
          <w:t xml:space="preserve"> to</w:t>
        </w:r>
      </w:ins>
      <w:ins w:id="5" w:author="carlos sadovi" w:date="2023-09-21T19:43:00Z">
        <w:r w:rsidR="00E4700F">
          <w:rPr>
            <w:rFonts w:ascii="Times New Roman" w:hAnsi="Times New Roman" w:cs="Times New Roman"/>
          </w:rPr>
          <w:t xml:space="preserve"> witnessing</w:t>
        </w:r>
      </w:ins>
      <w:r w:rsidR="002A2530">
        <w:rPr>
          <w:rFonts w:ascii="Times New Roman" w:hAnsi="Times New Roman" w:cs="Times New Roman"/>
        </w:rPr>
        <w:t xml:space="preserve"> </w:t>
      </w:r>
      <w:r w:rsidR="00243A6A">
        <w:rPr>
          <w:rFonts w:ascii="Times New Roman" w:hAnsi="Times New Roman" w:cs="Times New Roman"/>
        </w:rPr>
        <w:t>family members and neighbors being laid off</w:t>
      </w:r>
      <w:r w:rsidR="005F1DFB">
        <w:rPr>
          <w:rFonts w:ascii="Times New Roman" w:hAnsi="Times New Roman" w:cs="Times New Roman"/>
        </w:rPr>
        <w:t xml:space="preserve">. Even </w:t>
      </w:r>
      <w:r>
        <w:rPr>
          <w:rFonts w:ascii="Times New Roman" w:hAnsi="Times New Roman" w:cs="Times New Roman"/>
        </w:rPr>
        <w:t>as a child</w:t>
      </w:r>
      <w:r w:rsidR="005F1DF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it was impossible not to start asking questions about </w:t>
      </w:r>
      <w:ins w:id="6" w:author="carlos sadovi" w:date="2023-09-21T19:45:00Z">
        <w:r w:rsidR="00060758">
          <w:rPr>
            <w:rFonts w:ascii="Times New Roman" w:hAnsi="Times New Roman" w:cs="Times New Roman"/>
          </w:rPr>
          <w:t xml:space="preserve">the economic drivers behind those </w:t>
        </w:r>
      </w:ins>
      <w:del w:id="7" w:author="carlos sadovi" w:date="2023-09-21T19:45:00Z">
        <w:r w:rsidDel="00060758">
          <w:rPr>
            <w:rFonts w:ascii="Times New Roman" w:hAnsi="Times New Roman" w:cs="Times New Roman"/>
          </w:rPr>
          <w:delText>what</w:delText>
        </w:r>
        <w:r w:rsidR="00D91513" w:rsidDel="00060758">
          <w:rPr>
            <w:rFonts w:ascii="Times New Roman" w:hAnsi="Times New Roman" w:cs="Times New Roman"/>
          </w:rPr>
          <w:delText xml:space="preserve"> drove</w:delText>
        </w:r>
        <w:r w:rsidDel="00060758">
          <w:rPr>
            <w:rFonts w:ascii="Times New Roman" w:hAnsi="Times New Roman" w:cs="Times New Roman"/>
          </w:rPr>
          <w:delText xml:space="preserve"> those </w:delText>
        </w:r>
      </w:del>
      <w:r>
        <w:rPr>
          <w:rFonts w:ascii="Times New Roman" w:hAnsi="Times New Roman" w:cs="Times New Roman"/>
        </w:rPr>
        <w:t>trends. As a research assistant</w:t>
      </w:r>
      <w:r w:rsidRPr="0099737E">
        <w:rPr>
          <w:rFonts w:ascii="Times New Roman" w:hAnsi="Times New Roman" w:cs="Times New Roman"/>
        </w:rPr>
        <w:t xml:space="preserve"> at the </w:t>
      </w:r>
      <w:r>
        <w:rPr>
          <w:rFonts w:ascii="Times New Roman" w:hAnsi="Times New Roman" w:cs="Times New Roman"/>
        </w:rPr>
        <w:t xml:space="preserve">Board of Governors of the </w:t>
      </w:r>
      <w:r w:rsidRPr="0099737E">
        <w:rPr>
          <w:rFonts w:ascii="Times New Roman" w:hAnsi="Times New Roman" w:cs="Times New Roman"/>
        </w:rPr>
        <w:t>Federal Reserve</w:t>
      </w:r>
      <w:r>
        <w:rPr>
          <w:rFonts w:ascii="Times New Roman" w:hAnsi="Times New Roman" w:cs="Times New Roman"/>
        </w:rPr>
        <w:t xml:space="preserve">, I </w:t>
      </w:r>
      <w:r w:rsidR="000D6C95">
        <w:rPr>
          <w:rFonts w:ascii="Times New Roman" w:hAnsi="Times New Roman" w:cs="Times New Roman"/>
        </w:rPr>
        <w:t>have seen</w:t>
      </w:r>
      <w:r>
        <w:rPr>
          <w:rFonts w:ascii="Times New Roman" w:hAnsi="Times New Roman" w:cs="Times New Roman"/>
        </w:rPr>
        <w:t xml:space="preserve"> how </w:t>
      </w:r>
      <w:r w:rsidR="000D6C95">
        <w:rPr>
          <w:rFonts w:ascii="Times New Roman" w:hAnsi="Times New Roman" w:cs="Times New Roman"/>
        </w:rPr>
        <w:t>empirical analysis and economic models</w:t>
      </w:r>
      <w:r>
        <w:rPr>
          <w:rFonts w:ascii="Times New Roman" w:hAnsi="Times New Roman" w:cs="Times New Roman"/>
        </w:rPr>
        <w:t xml:space="preserve"> can answer the questions I </w:t>
      </w:r>
      <w:r w:rsidR="00DE3F72">
        <w:rPr>
          <w:rFonts w:ascii="Times New Roman" w:hAnsi="Times New Roman" w:cs="Times New Roman"/>
        </w:rPr>
        <w:t xml:space="preserve">have long </w:t>
      </w:r>
      <w:r>
        <w:rPr>
          <w:rFonts w:ascii="Times New Roman" w:hAnsi="Times New Roman" w:cs="Times New Roman"/>
        </w:rPr>
        <w:t xml:space="preserve">had. </w:t>
      </w:r>
      <w:del w:id="8" w:author="carlos sadovi" w:date="2023-09-21T19:28:00Z">
        <w:r w:rsidDel="002061C8">
          <w:rPr>
            <w:rFonts w:ascii="Times New Roman" w:hAnsi="Times New Roman" w:cs="Times New Roman"/>
          </w:rPr>
          <w:delText xml:space="preserve">Now, inspired </w:delText>
        </w:r>
      </w:del>
      <w:ins w:id="9" w:author="carlos sadovi" w:date="2023-09-21T19:28:00Z">
        <w:r w:rsidR="002061C8">
          <w:rPr>
            <w:rFonts w:ascii="Times New Roman" w:hAnsi="Times New Roman" w:cs="Times New Roman"/>
          </w:rPr>
          <w:t xml:space="preserve">Inspired </w:t>
        </w:r>
      </w:ins>
      <w:r>
        <w:rPr>
          <w:rFonts w:ascii="Times New Roman" w:hAnsi="Times New Roman" w:cs="Times New Roman"/>
        </w:rPr>
        <w:t>by my coursework, my experience</w:t>
      </w:r>
      <w:del w:id="10" w:author="carlos sadovi" w:date="2023-09-21T19:46:00Z">
        <w:r w:rsidDel="00CA0CC4">
          <w:rPr>
            <w:rFonts w:ascii="Times New Roman" w:hAnsi="Times New Roman" w:cs="Times New Roman"/>
          </w:rPr>
          <w:delText>s</w:delText>
        </w:r>
      </w:del>
      <w:r>
        <w:rPr>
          <w:rFonts w:ascii="Times New Roman" w:hAnsi="Times New Roman" w:cs="Times New Roman"/>
        </w:rPr>
        <w:t xml:space="preserve"> working on economic research, and my </w:t>
      </w:r>
      <w:del w:id="11" w:author="carlos sadovi" w:date="2023-09-21T19:48:00Z">
        <w:r w:rsidDel="0022351C">
          <w:rPr>
            <w:rFonts w:ascii="Times New Roman" w:hAnsi="Times New Roman" w:cs="Times New Roman"/>
          </w:rPr>
          <w:delText xml:space="preserve">personal </w:delText>
        </w:r>
      </w:del>
      <w:ins w:id="12" w:author="carlos sadovi" w:date="2023-09-21T19:48:00Z">
        <w:r w:rsidR="0022351C">
          <w:rPr>
            <w:rFonts w:ascii="Times New Roman" w:hAnsi="Times New Roman" w:cs="Times New Roman"/>
          </w:rPr>
          <w:t>lived</w:t>
        </w:r>
        <w:r w:rsidR="0022351C">
          <w:rPr>
            <w:rFonts w:ascii="Times New Roman" w:hAnsi="Times New Roman" w:cs="Times New Roman"/>
          </w:rPr>
          <w:t xml:space="preserve"> </w:t>
        </w:r>
      </w:ins>
      <w:r>
        <w:rPr>
          <w:rFonts w:ascii="Times New Roman" w:hAnsi="Times New Roman" w:cs="Times New Roman"/>
        </w:rPr>
        <w:t xml:space="preserve">experiences </w:t>
      </w:r>
      <w:del w:id="13" w:author="carlos sadovi" w:date="2023-09-21T19:49:00Z">
        <w:r w:rsidDel="00413EF8">
          <w:rPr>
            <w:rFonts w:ascii="Times New Roman" w:hAnsi="Times New Roman" w:cs="Times New Roman"/>
          </w:rPr>
          <w:delText xml:space="preserve">living </w:delText>
        </w:r>
      </w:del>
      <w:r>
        <w:rPr>
          <w:rFonts w:ascii="Times New Roman" w:hAnsi="Times New Roman" w:cs="Times New Roman"/>
        </w:rPr>
        <w:t xml:space="preserve">in Chicago and Washington, D.C., I </w:t>
      </w:r>
      <w:r w:rsidR="00886D3C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 to </w:t>
      </w:r>
      <w:r w:rsidRPr="0099737E">
        <w:rPr>
          <w:rFonts w:ascii="Times New Roman" w:hAnsi="Times New Roman" w:cs="Times New Roman"/>
        </w:rPr>
        <w:t xml:space="preserve">become a research economist </w:t>
      </w:r>
      <w:r w:rsidR="00687E00">
        <w:rPr>
          <w:rFonts w:ascii="Times New Roman" w:hAnsi="Times New Roman" w:cs="Times New Roman"/>
        </w:rPr>
        <w:t xml:space="preserve">in applied microeconomics </w:t>
      </w:r>
      <w:r w:rsidR="009C564F">
        <w:rPr>
          <w:rFonts w:ascii="Times New Roman" w:hAnsi="Times New Roman" w:cs="Times New Roman"/>
        </w:rPr>
        <w:t>with a special interest</w:t>
      </w:r>
      <w:r w:rsidRPr="0099737E">
        <w:rPr>
          <w:rFonts w:ascii="Times New Roman" w:hAnsi="Times New Roman" w:cs="Times New Roman"/>
        </w:rPr>
        <w:t xml:space="preserve"> in </w:t>
      </w:r>
      <w:bookmarkEnd w:id="0"/>
      <w:commentRangeStart w:id="14"/>
      <w:r w:rsidR="000D6C95" w:rsidRPr="000D6C95">
        <w:rPr>
          <w:rFonts w:ascii="Times New Roman" w:hAnsi="Times New Roman" w:cs="Times New Roman"/>
          <w:highlight w:val="yellow"/>
        </w:rPr>
        <w:t>public economics</w:t>
      </w:r>
      <w:commentRangeEnd w:id="14"/>
      <w:r w:rsidR="000D6C95">
        <w:rPr>
          <w:rStyle w:val="CommentReference"/>
          <w:kern w:val="0"/>
          <w14:ligatures w14:val="none"/>
        </w:rPr>
        <w:commentReference w:id="14"/>
      </w:r>
      <w:r w:rsidRPr="000D6C95"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I believe I am an excellent candidate to join the 2024 economics Ph.D. cohort at </w:t>
      </w:r>
      <w:r w:rsidRPr="006D2ECE">
        <w:rPr>
          <w:rFonts w:ascii="Times New Roman" w:hAnsi="Times New Roman" w:cs="Times New Roman"/>
          <w:color w:val="FF0000"/>
          <w:highlight w:val="yellow"/>
          <w:u w:val="single"/>
        </w:rPr>
        <w:t>UNIVERSITY</w:t>
      </w:r>
      <w:r w:rsidRPr="006D2ECE">
        <w:rPr>
          <w:rFonts w:ascii="Times New Roman" w:hAnsi="Times New Roman" w:cs="Times New Roman"/>
        </w:rPr>
        <w:t>.</w:t>
      </w:r>
    </w:p>
    <w:p w14:paraId="5906A200" w14:textId="1215B424" w:rsidR="00783EC9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bookmarkStart w:id="15" w:name="_Hlk145491986"/>
      <w:r>
        <w:rPr>
          <w:rFonts w:ascii="Times New Roman" w:hAnsi="Times New Roman" w:cs="Times New Roman"/>
        </w:rPr>
        <w:t xml:space="preserve">I </w:t>
      </w:r>
      <w:r w:rsidR="00D91513">
        <w:rPr>
          <w:rFonts w:ascii="Times New Roman" w:hAnsi="Times New Roman" w:cs="Times New Roman"/>
        </w:rPr>
        <w:t>have been</w:t>
      </w:r>
      <w:r>
        <w:rPr>
          <w:rFonts w:ascii="Times New Roman" w:hAnsi="Times New Roman" w:cs="Times New Roman"/>
        </w:rPr>
        <w:t xml:space="preserve"> a research assistant (RA) at the Board of Governors of the Federal Reserve in the division of Research and Statistics since June 2021. I work in a section charged with coordinating the Fed staff’s view of </w:t>
      </w:r>
      <w:r w:rsidR="000D6C95">
        <w:rPr>
          <w:rFonts w:ascii="Times New Roman" w:hAnsi="Times New Roman" w:cs="Times New Roman"/>
        </w:rPr>
        <w:t xml:space="preserve">economic </w:t>
      </w:r>
      <w:r>
        <w:rPr>
          <w:rFonts w:ascii="Times New Roman" w:hAnsi="Times New Roman" w:cs="Times New Roman"/>
        </w:rPr>
        <w:t>growth</w:t>
      </w:r>
      <w:r w:rsidR="000D6C95">
        <w:rPr>
          <w:rFonts w:ascii="Times New Roman" w:hAnsi="Times New Roman" w:cs="Times New Roman"/>
        </w:rPr>
        <w:t>, including consumer spending, business investment, and housing</w:t>
      </w:r>
      <w:r>
        <w:rPr>
          <w:rFonts w:ascii="Times New Roman" w:hAnsi="Times New Roman" w:cs="Times New Roman"/>
        </w:rPr>
        <w:t xml:space="preserve">. </w:t>
      </w:r>
      <w:r w:rsidR="00886D3C">
        <w:rPr>
          <w:rFonts w:ascii="Times New Roman" w:hAnsi="Times New Roman" w:cs="Times New Roman"/>
        </w:rPr>
        <w:t xml:space="preserve">In addition to my policy </w:t>
      </w:r>
      <w:del w:id="16" w:author="carlos sadovi" w:date="2023-09-21T19:52:00Z">
        <w:r w:rsidR="00886D3C" w:rsidDel="00E42130">
          <w:rPr>
            <w:rFonts w:ascii="Times New Roman" w:hAnsi="Times New Roman" w:cs="Times New Roman"/>
          </w:rPr>
          <w:delText>work</w:delText>
        </w:r>
      </w:del>
      <w:ins w:id="17" w:author="carlos sadovi" w:date="2023-09-21T19:52:00Z">
        <w:r w:rsidR="00E42130">
          <w:rPr>
            <w:rFonts w:ascii="Times New Roman" w:hAnsi="Times New Roman" w:cs="Times New Roman"/>
          </w:rPr>
          <w:t>focus</w:t>
        </w:r>
      </w:ins>
      <w:r w:rsidR="00886D3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I </w:t>
      </w:r>
      <w:r w:rsidR="00886D3C">
        <w:rPr>
          <w:rFonts w:ascii="Times New Roman" w:hAnsi="Times New Roman" w:cs="Times New Roman"/>
        </w:rPr>
        <w:t>work closely with Board economists on</w:t>
      </w:r>
      <w:r w:rsidR="00483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state-of-the-art economic research </w:t>
      </w:r>
      <w:del w:id="18" w:author="carlos sadovi" w:date="2023-09-21T19:55:00Z">
        <w:r w:rsidDel="00A64343">
          <w:rPr>
            <w:rFonts w:ascii="Times New Roman" w:hAnsi="Times New Roman" w:cs="Times New Roman"/>
          </w:rPr>
          <w:delText xml:space="preserve">to </w:delText>
        </w:r>
      </w:del>
      <w:r>
        <w:rPr>
          <w:rFonts w:ascii="Times New Roman" w:hAnsi="Times New Roman" w:cs="Times New Roman"/>
        </w:rPr>
        <w:t>tackl</w:t>
      </w:r>
      <w:ins w:id="19" w:author="carlos sadovi" w:date="2023-09-21T19:55:00Z">
        <w:r w:rsidR="00873FD0">
          <w:rPr>
            <w:rFonts w:ascii="Times New Roman" w:hAnsi="Times New Roman" w:cs="Times New Roman"/>
          </w:rPr>
          <w:t>ing</w:t>
        </w:r>
      </w:ins>
      <w:del w:id="20" w:author="carlos sadovi" w:date="2023-09-21T19:55:00Z">
        <w:r w:rsidDel="00873FD0">
          <w:rPr>
            <w:rFonts w:ascii="Times New Roman" w:hAnsi="Times New Roman" w:cs="Times New Roman"/>
          </w:rPr>
          <w:delText>e</w:delText>
        </w:r>
      </w:del>
      <w:r>
        <w:rPr>
          <w:rFonts w:ascii="Times New Roman" w:hAnsi="Times New Roman" w:cs="Times New Roman"/>
        </w:rPr>
        <w:t xml:space="preserve"> issues related to household finance and monetary policy</w:t>
      </w:r>
      <w:r w:rsidR="00D91513">
        <w:rPr>
          <w:rFonts w:ascii="Times New Roman" w:hAnsi="Times New Roman" w:cs="Times New Roman"/>
        </w:rPr>
        <w:t xml:space="preserve">. </w:t>
      </w:r>
      <w:ins w:id="21" w:author="carlos sadovi" w:date="2023-09-21T19:55:00Z">
        <w:r w:rsidR="00FE72A3">
          <w:rPr>
            <w:rFonts w:ascii="Times New Roman" w:hAnsi="Times New Roman" w:cs="Times New Roman"/>
          </w:rPr>
          <w:t>I am n</w:t>
        </w:r>
      </w:ins>
      <w:ins w:id="22" w:author="carlos sadovi" w:date="2023-09-21T19:56:00Z">
        <w:r w:rsidR="00FE72A3">
          <w:rPr>
            <w:rFonts w:ascii="Times New Roman" w:hAnsi="Times New Roman" w:cs="Times New Roman"/>
          </w:rPr>
          <w:t xml:space="preserve">ow </w:t>
        </w:r>
      </w:ins>
      <w:del w:id="23" w:author="carlos sadovi" w:date="2023-09-21T19:56:00Z">
        <w:r w:rsidR="00D91513" w:rsidDel="00FE72A3">
          <w:rPr>
            <w:rFonts w:ascii="Times New Roman" w:hAnsi="Times New Roman" w:cs="Times New Roman"/>
          </w:rPr>
          <w:delText xml:space="preserve">Now </w:delText>
        </w:r>
      </w:del>
      <w:r w:rsidR="00D91513">
        <w:rPr>
          <w:rFonts w:ascii="Times New Roman" w:hAnsi="Times New Roman" w:cs="Times New Roman"/>
        </w:rPr>
        <w:t xml:space="preserve">in my final year at the Board, </w:t>
      </w:r>
      <w:del w:id="24" w:author="carlos sadovi" w:date="2023-09-21T19:56:00Z">
        <w:r w:rsidR="00D91513" w:rsidDel="00FE72A3">
          <w:rPr>
            <w:rFonts w:ascii="Times New Roman" w:hAnsi="Times New Roman" w:cs="Times New Roman"/>
          </w:rPr>
          <w:delText xml:space="preserve">I </w:delText>
        </w:r>
      </w:del>
      <w:del w:id="25" w:author="carlos sadovi" w:date="2023-09-21T19:53:00Z">
        <w:r w:rsidR="00D91513" w:rsidDel="00ED0B95">
          <w:rPr>
            <w:rFonts w:ascii="Times New Roman" w:hAnsi="Times New Roman" w:cs="Times New Roman"/>
          </w:rPr>
          <w:delText xml:space="preserve">am </w:delText>
        </w:r>
      </w:del>
      <w:ins w:id="26" w:author="carlos sadovi" w:date="2023-09-21T19:56:00Z">
        <w:r w:rsidR="00FE72A3">
          <w:rPr>
            <w:rFonts w:ascii="Times New Roman" w:hAnsi="Times New Roman" w:cs="Times New Roman"/>
          </w:rPr>
          <w:t>and serve</w:t>
        </w:r>
      </w:ins>
      <w:ins w:id="27" w:author="carlos sadovi" w:date="2023-09-21T19:53:00Z">
        <w:r w:rsidR="00ED0B95">
          <w:rPr>
            <w:rFonts w:ascii="Times New Roman" w:hAnsi="Times New Roman" w:cs="Times New Roman"/>
          </w:rPr>
          <w:t xml:space="preserve"> as</w:t>
        </w:r>
        <w:r w:rsidR="00ED0B95">
          <w:rPr>
            <w:rFonts w:ascii="Times New Roman" w:hAnsi="Times New Roman" w:cs="Times New Roman"/>
          </w:rPr>
          <w:t xml:space="preserve"> </w:t>
        </w:r>
      </w:ins>
      <w:r w:rsidR="000D6C95">
        <w:rPr>
          <w:rFonts w:ascii="Times New Roman" w:hAnsi="Times New Roman" w:cs="Times New Roman"/>
        </w:rPr>
        <w:t xml:space="preserve">an important contributor </w:t>
      </w:r>
      <w:del w:id="28" w:author="carlos sadovi" w:date="2023-09-21T19:53:00Z">
        <w:r w:rsidR="000D6C95" w:rsidDel="00ED0B95">
          <w:rPr>
            <w:rFonts w:ascii="Times New Roman" w:hAnsi="Times New Roman" w:cs="Times New Roman"/>
          </w:rPr>
          <w:delText xml:space="preserve">to </w:delText>
        </w:r>
      </w:del>
      <w:ins w:id="29" w:author="carlos sadovi" w:date="2023-09-21T19:53:00Z">
        <w:r w:rsidR="00ED0B95">
          <w:rPr>
            <w:rFonts w:ascii="Times New Roman" w:hAnsi="Times New Roman" w:cs="Times New Roman"/>
          </w:rPr>
          <w:t>on</w:t>
        </w:r>
        <w:r w:rsidR="00ED0B95">
          <w:rPr>
            <w:rFonts w:ascii="Times New Roman" w:hAnsi="Times New Roman" w:cs="Times New Roman"/>
          </w:rPr>
          <w:t xml:space="preserve"> </w:t>
        </w:r>
      </w:ins>
      <w:r w:rsidR="00D91513">
        <w:rPr>
          <w:rFonts w:ascii="Times New Roman" w:hAnsi="Times New Roman" w:cs="Times New Roman"/>
        </w:rPr>
        <w:t>two research projects</w:t>
      </w:r>
      <w:ins w:id="30" w:author="carlos sadovi" w:date="2023-09-21T19:53:00Z">
        <w:r w:rsidR="00ED0B95">
          <w:rPr>
            <w:rFonts w:ascii="Times New Roman" w:hAnsi="Times New Roman" w:cs="Times New Roman"/>
          </w:rPr>
          <w:t>, whose work</w:t>
        </w:r>
      </w:ins>
      <w:r w:rsidR="00D91513">
        <w:rPr>
          <w:rFonts w:ascii="Times New Roman" w:hAnsi="Times New Roman" w:cs="Times New Roman"/>
        </w:rPr>
        <w:t xml:space="preserve"> I will continue through the end of </w:t>
      </w:r>
      <w:del w:id="31" w:author="carlos sadovi" w:date="2023-09-21T19:56:00Z">
        <w:r w:rsidR="00D91513" w:rsidDel="00BF507E">
          <w:rPr>
            <w:rFonts w:ascii="Times New Roman" w:hAnsi="Times New Roman" w:cs="Times New Roman"/>
          </w:rPr>
          <w:delText>my tenure</w:delText>
        </w:r>
      </w:del>
      <w:ins w:id="32" w:author="carlos sadovi" w:date="2023-09-21T19:56:00Z">
        <w:r w:rsidR="00BF507E">
          <w:rPr>
            <w:rFonts w:ascii="Times New Roman" w:hAnsi="Times New Roman" w:cs="Times New Roman"/>
          </w:rPr>
          <w:t>my term</w:t>
        </w:r>
      </w:ins>
      <w:r w:rsidR="00D91513">
        <w:rPr>
          <w:rFonts w:ascii="Times New Roman" w:hAnsi="Times New Roman" w:cs="Times New Roman"/>
        </w:rPr>
        <w:t>.</w:t>
      </w:r>
    </w:p>
    <w:p w14:paraId="55DB5CFA" w14:textId="367E214D" w:rsidR="00222AB5" w:rsidRDefault="00222AB5" w:rsidP="00222AB5">
      <w:pPr>
        <w:spacing w:after="0"/>
        <w:ind w:firstLine="72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The first</w:t>
      </w:r>
      <w:r w:rsidRPr="006D2ECE">
        <w:rPr>
          <w:rFonts w:ascii="Times New Roman" w:hAnsi="Times New Roman" w:cs="Times New Roman"/>
        </w:rPr>
        <w:t xml:space="preserve"> project I </w:t>
      </w:r>
      <w:del w:id="33" w:author="carlos sadovi" w:date="2023-09-21T19:58:00Z">
        <w:r w:rsidRPr="006D2ECE" w:rsidDel="00687A54">
          <w:rPr>
            <w:rFonts w:ascii="Times New Roman" w:hAnsi="Times New Roman" w:cs="Times New Roman"/>
          </w:rPr>
          <w:delText xml:space="preserve">will continue during my final year at the </w:delText>
        </w:r>
        <w:r w:rsidDel="00687A54">
          <w:rPr>
            <w:rFonts w:ascii="Times New Roman" w:hAnsi="Times New Roman" w:cs="Times New Roman"/>
          </w:rPr>
          <w:delText>Fed</w:delText>
        </w:r>
      </w:del>
      <w:ins w:id="34" w:author="carlos sadovi" w:date="2023-09-21T19:59:00Z">
        <w:r w:rsidR="00687A54">
          <w:rPr>
            <w:rFonts w:ascii="Times New Roman" w:hAnsi="Times New Roman" w:cs="Times New Roman"/>
          </w:rPr>
          <w:t xml:space="preserve"> </w:t>
        </w:r>
      </w:ins>
      <w:ins w:id="35" w:author="carlos sadovi" w:date="2023-09-21T19:58:00Z">
        <w:r w:rsidR="00687A54">
          <w:rPr>
            <w:rFonts w:ascii="Times New Roman" w:hAnsi="Times New Roman" w:cs="Times New Roman"/>
          </w:rPr>
          <w:t>am working on</w:t>
        </w:r>
      </w:ins>
      <w:r w:rsidRPr="006D2ECE">
        <w:rPr>
          <w:rFonts w:ascii="Times New Roman" w:hAnsi="Times New Roman" w:cs="Times New Roman"/>
        </w:rPr>
        <w:t xml:space="preserve"> is with</w:t>
      </w:r>
      <w:r>
        <w:rPr>
          <w:rFonts w:ascii="Times New Roman" w:hAnsi="Times New Roman" w:cs="Times New Roman"/>
        </w:rPr>
        <w:t xml:space="preserve"> Board economist</w:t>
      </w:r>
      <w:r w:rsidRPr="006D2ECE">
        <w:rPr>
          <w:rFonts w:ascii="Times New Roman" w:hAnsi="Times New Roman" w:cs="Times New Roman"/>
        </w:rPr>
        <w:t xml:space="preserve"> Patrick Donnelly Moran. We </w:t>
      </w:r>
      <w:ins w:id="36" w:author="carlos sadovi" w:date="2023-09-21T19:59:00Z">
        <w:r w:rsidR="00B01899">
          <w:rPr>
            <w:rFonts w:ascii="Times New Roman" w:hAnsi="Times New Roman" w:cs="Times New Roman"/>
          </w:rPr>
          <w:t xml:space="preserve">are </w:t>
        </w:r>
      </w:ins>
      <w:r w:rsidRPr="006D2ECE">
        <w:rPr>
          <w:rFonts w:ascii="Times New Roman" w:hAnsi="Times New Roman" w:cs="Times New Roman"/>
        </w:rPr>
        <w:t>measur</w:t>
      </w:r>
      <w:ins w:id="37" w:author="carlos sadovi" w:date="2023-09-21T19:59:00Z">
        <w:r w:rsidR="00B01899">
          <w:rPr>
            <w:rFonts w:ascii="Times New Roman" w:hAnsi="Times New Roman" w:cs="Times New Roman"/>
          </w:rPr>
          <w:t>ing</w:t>
        </w:r>
      </w:ins>
      <w:del w:id="38" w:author="carlos sadovi" w:date="2023-09-21T19:59:00Z">
        <w:r w:rsidRPr="006D2ECE" w:rsidDel="00B01899">
          <w:rPr>
            <w:rFonts w:ascii="Times New Roman" w:hAnsi="Times New Roman" w:cs="Times New Roman"/>
          </w:rPr>
          <w:delText>e</w:delText>
        </w:r>
      </w:del>
      <w:r w:rsidRPr="006D2ECE">
        <w:rPr>
          <w:rFonts w:ascii="Times New Roman" w:hAnsi="Times New Roman" w:cs="Times New Roman"/>
        </w:rPr>
        <w:t xml:space="preserve"> the effect of home equity loans (HE loans) on mortgage delinquencies and interest rates using the legalization of HE loans in Texas in 1998. As a coauthor on this project,</w:t>
      </w:r>
      <w:r w:rsidR="00687E00">
        <w:rPr>
          <w:rFonts w:ascii="Times New Roman" w:hAnsi="Times New Roman" w:cs="Times New Roman"/>
        </w:rPr>
        <w:t xml:space="preserve"> I have taken a leading role in developing the econometric methodology and interpreting the results from that analysis.</w:t>
      </w:r>
      <w:r w:rsidRPr="006D2ECE">
        <w:rPr>
          <w:rFonts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 xml:space="preserve"> write, maintain, and interpret the statistical methods used in the paper, including </w:t>
      </w:r>
      <w:r w:rsidR="00687E00">
        <w:rPr>
          <w:rFonts w:ascii="Times New Roman" w:hAnsi="Times New Roman" w:cs="Times New Roman"/>
        </w:rPr>
        <w:t>a difference-in-differences estimator</w:t>
      </w:r>
      <w:r>
        <w:rPr>
          <w:rFonts w:ascii="Times New Roman" w:hAnsi="Times New Roman" w:cs="Times New Roman"/>
        </w:rPr>
        <w:t xml:space="preserve"> and synthetic control methods. </w:t>
      </w:r>
      <w:r w:rsidRPr="006D2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have seen what </w:t>
      </w:r>
      <w:r w:rsidRPr="006D2ECE">
        <w:rPr>
          <w:rFonts w:ascii="Times New Roman" w:hAnsi="Times New Roman" w:cs="Times New Roman"/>
        </w:rPr>
        <w:t>trial-and-error looks like regarding model selection; got</w:t>
      </w:r>
      <w:r>
        <w:rPr>
          <w:rFonts w:ascii="Times New Roman" w:hAnsi="Times New Roman" w:cs="Times New Roman"/>
        </w:rPr>
        <w:t>ten</w:t>
      </w:r>
      <w:r w:rsidRPr="006D2ECE">
        <w:rPr>
          <w:rFonts w:ascii="Times New Roman" w:hAnsi="Times New Roman" w:cs="Times New Roman"/>
        </w:rPr>
        <w:t xml:space="preserve"> more practice working with large datasets after applying for and using both Equifax Consumer Credit Panel data and McDash mortgage data; and learned how to work collaboratively with a coauthor. </w:t>
      </w:r>
    </w:p>
    <w:p w14:paraId="6E81C8F7" w14:textId="15775705" w:rsidR="00783EC9" w:rsidRDefault="00483515" w:rsidP="00783EC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222AB5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project </w:t>
      </w:r>
      <w:r w:rsidR="000D6C95">
        <w:rPr>
          <w:rFonts w:ascii="Times New Roman" w:hAnsi="Times New Roman" w:cs="Times New Roman"/>
        </w:rPr>
        <w:t>(</w:t>
      </w:r>
      <w:r w:rsidR="00783EC9">
        <w:rPr>
          <w:rFonts w:ascii="Times New Roman" w:hAnsi="Times New Roman" w:cs="Times New Roman"/>
        </w:rPr>
        <w:t>with my supervisor</w:t>
      </w:r>
      <w:r w:rsidR="00783EC9" w:rsidRPr="006D2ECE">
        <w:rPr>
          <w:rFonts w:ascii="Times New Roman" w:hAnsi="Times New Roman" w:cs="Times New Roman"/>
        </w:rPr>
        <w:t xml:space="preserve">, Andrew Paciorek, and </w:t>
      </w:r>
      <w:r w:rsidR="000D6C95">
        <w:rPr>
          <w:rFonts w:ascii="Times New Roman" w:hAnsi="Times New Roman" w:cs="Times New Roman"/>
        </w:rPr>
        <w:t>professors</w:t>
      </w:r>
      <w:r w:rsidR="00783EC9" w:rsidRPr="006D2ECE">
        <w:rPr>
          <w:rFonts w:ascii="Times New Roman" w:hAnsi="Times New Roman" w:cs="Times New Roman"/>
        </w:rPr>
        <w:t xml:space="preserve"> Benjamin Keys and Will Dobbie</w:t>
      </w:r>
      <w:r w:rsidR="000D6C95">
        <w:rPr>
          <w:rFonts w:ascii="Times New Roman" w:hAnsi="Times New Roman" w:cs="Times New Roman"/>
        </w:rPr>
        <w:t>) uses new sources of data and new techniques to examine how credit scores are used in the residential mortgage market, with a particular focus on the implications for racial and ethnic minorities</w:t>
      </w:r>
      <w:r w:rsidR="00783EC9">
        <w:rPr>
          <w:rFonts w:ascii="Times New Roman" w:hAnsi="Times New Roman" w:cs="Times New Roman"/>
        </w:rPr>
        <w:t>.</w:t>
      </w:r>
      <w:r w:rsidR="00783EC9" w:rsidRPr="00410949">
        <w:t xml:space="preserve"> </w:t>
      </w:r>
      <w:r w:rsidR="00783EC9" w:rsidRPr="00410949">
        <w:rPr>
          <w:rFonts w:ascii="Times New Roman" w:hAnsi="Times New Roman" w:cs="Times New Roman"/>
        </w:rPr>
        <w:t xml:space="preserve">I’ve been intrigued by the mortgage market since undergrad due to its pivotal role in wealth-building and </w:t>
      </w:r>
      <w:r w:rsidR="000D6C95">
        <w:rPr>
          <w:rFonts w:ascii="Times New Roman" w:hAnsi="Times New Roman" w:cs="Times New Roman"/>
        </w:rPr>
        <w:t xml:space="preserve">its well-known relationship with inequality, particularly </w:t>
      </w:r>
      <w:del w:id="39" w:author="carlos sadovi" w:date="2023-09-21T20:02:00Z">
        <w:r w:rsidR="000D6C95" w:rsidDel="0045065A">
          <w:rPr>
            <w:rFonts w:ascii="Times New Roman" w:hAnsi="Times New Roman" w:cs="Times New Roman"/>
          </w:rPr>
          <w:delText xml:space="preserve">because of </w:delText>
        </w:r>
      </w:del>
      <w:r w:rsidR="000D6C95">
        <w:rPr>
          <w:rFonts w:ascii="Times New Roman" w:hAnsi="Times New Roman" w:cs="Times New Roman"/>
        </w:rPr>
        <w:t>discrimination (e.g., redlining)</w:t>
      </w:r>
      <w:r w:rsidR="00783EC9" w:rsidRPr="00410949">
        <w:rPr>
          <w:rFonts w:ascii="Times New Roman" w:hAnsi="Times New Roman" w:cs="Times New Roman"/>
        </w:rPr>
        <w:t xml:space="preserve">. </w:t>
      </w:r>
      <w:r w:rsidR="000D6C95">
        <w:rPr>
          <w:rFonts w:ascii="Times New Roman" w:hAnsi="Times New Roman" w:cs="Times New Roman"/>
        </w:rPr>
        <w:t xml:space="preserve">The results of the project </w:t>
      </w:r>
      <w:ins w:id="40" w:author="carlos sadovi" w:date="2023-09-21T20:03:00Z">
        <w:r w:rsidR="00517B1D">
          <w:rPr>
            <w:rFonts w:ascii="Times New Roman" w:hAnsi="Times New Roman" w:cs="Times New Roman"/>
          </w:rPr>
          <w:t xml:space="preserve">show </w:t>
        </w:r>
      </w:ins>
      <w:del w:id="41" w:author="carlos sadovi" w:date="2023-09-21T20:02:00Z">
        <w:r w:rsidR="000D6C95" w:rsidDel="00517B1D">
          <w:rPr>
            <w:rFonts w:ascii="Times New Roman" w:hAnsi="Times New Roman" w:cs="Times New Roman"/>
          </w:rPr>
          <w:delText>find</w:delText>
        </w:r>
        <w:r w:rsidR="00783EC9" w:rsidRPr="00410949" w:rsidDel="00517B1D">
          <w:rPr>
            <w:rFonts w:ascii="Times New Roman" w:hAnsi="Times New Roman" w:cs="Times New Roman"/>
          </w:rPr>
          <w:delText xml:space="preserve"> </w:delText>
        </w:r>
      </w:del>
      <w:r w:rsidR="00783EC9" w:rsidRPr="00410949">
        <w:rPr>
          <w:rFonts w:ascii="Times New Roman" w:hAnsi="Times New Roman" w:cs="Times New Roman"/>
        </w:rPr>
        <w:t>that lenders have been increasingly reliant on credit score thresholds, which incompletely measure default risk across groups. Low-income and minority applicants are disproportionately impacted by this trend, leading to more “seemingly random” loan decisions for these applicants over time</w:t>
      </w:r>
      <w:r w:rsidR="00783EC9">
        <w:rPr>
          <w:rFonts w:ascii="Times New Roman" w:hAnsi="Times New Roman" w:cs="Times New Roman"/>
        </w:rPr>
        <w:t xml:space="preserve">. </w:t>
      </w:r>
      <w:r w:rsidR="00222AB5">
        <w:rPr>
          <w:rFonts w:ascii="Times New Roman" w:hAnsi="Times New Roman" w:cs="Times New Roman"/>
        </w:rPr>
        <w:t xml:space="preserve">These </w:t>
      </w:r>
      <w:r w:rsidR="000D6C95">
        <w:rPr>
          <w:rFonts w:ascii="Times New Roman" w:hAnsi="Times New Roman" w:cs="Times New Roman"/>
        </w:rPr>
        <w:t>two projects</w:t>
      </w:r>
      <w:r w:rsidR="00222AB5">
        <w:rPr>
          <w:rFonts w:ascii="Times New Roman" w:hAnsi="Times New Roman" w:cs="Times New Roman"/>
        </w:rPr>
        <w:t xml:space="preserve">, </w:t>
      </w:r>
      <w:del w:id="42" w:author="carlos sadovi" w:date="2023-09-21T20:06:00Z">
        <w:r w:rsidR="00222AB5" w:rsidDel="00C955D3">
          <w:rPr>
            <w:rFonts w:ascii="Times New Roman" w:hAnsi="Times New Roman" w:cs="Times New Roman"/>
          </w:rPr>
          <w:delText xml:space="preserve">together </w:delText>
        </w:r>
      </w:del>
      <w:ins w:id="43" w:author="carlos sadovi" w:date="2023-09-21T20:06:00Z">
        <w:r w:rsidR="00C955D3">
          <w:rPr>
            <w:rFonts w:ascii="Times New Roman" w:hAnsi="Times New Roman" w:cs="Times New Roman"/>
          </w:rPr>
          <w:t>along</w:t>
        </w:r>
        <w:r w:rsidR="00C955D3">
          <w:rPr>
            <w:rFonts w:ascii="Times New Roman" w:hAnsi="Times New Roman" w:cs="Times New Roman"/>
          </w:rPr>
          <w:t xml:space="preserve"> </w:t>
        </w:r>
      </w:ins>
      <w:r w:rsidR="00222AB5">
        <w:rPr>
          <w:rFonts w:ascii="Times New Roman" w:hAnsi="Times New Roman" w:cs="Times New Roman"/>
        </w:rPr>
        <w:t xml:space="preserve">with my </w:t>
      </w:r>
      <w:del w:id="44" w:author="carlos sadovi" w:date="2023-09-21T20:04:00Z">
        <w:r w:rsidR="00222AB5" w:rsidDel="00291015">
          <w:rPr>
            <w:rFonts w:ascii="Times New Roman" w:hAnsi="Times New Roman" w:cs="Times New Roman"/>
          </w:rPr>
          <w:delText xml:space="preserve">previous </w:delText>
        </w:r>
      </w:del>
      <w:r w:rsidR="00222AB5">
        <w:rPr>
          <w:rFonts w:ascii="Times New Roman" w:hAnsi="Times New Roman" w:cs="Times New Roman"/>
        </w:rPr>
        <w:t xml:space="preserve">background, have cemented my </w:t>
      </w:r>
      <w:del w:id="45" w:author="carlos sadovi" w:date="2023-09-21T20:04:00Z">
        <w:r w:rsidR="00222AB5" w:rsidDel="00403A0A">
          <w:rPr>
            <w:rFonts w:ascii="Times New Roman" w:hAnsi="Times New Roman" w:cs="Times New Roman"/>
          </w:rPr>
          <w:delText xml:space="preserve">interest </w:delText>
        </w:r>
      </w:del>
      <w:ins w:id="46" w:author="carlos sadovi" w:date="2023-09-21T20:04:00Z">
        <w:r w:rsidR="00403A0A">
          <w:rPr>
            <w:rFonts w:ascii="Times New Roman" w:hAnsi="Times New Roman" w:cs="Times New Roman"/>
          </w:rPr>
          <w:t>desire to</w:t>
        </w:r>
        <w:r w:rsidR="00403A0A">
          <w:rPr>
            <w:rFonts w:ascii="Times New Roman" w:hAnsi="Times New Roman" w:cs="Times New Roman"/>
          </w:rPr>
          <w:t xml:space="preserve"> </w:t>
        </w:r>
      </w:ins>
      <w:del w:id="47" w:author="carlos sadovi" w:date="2023-09-21T20:04:00Z">
        <w:r w:rsidR="00222AB5" w:rsidDel="00403A0A">
          <w:rPr>
            <w:rFonts w:ascii="Times New Roman" w:hAnsi="Times New Roman" w:cs="Times New Roman"/>
          </w:rPr>
          <w:delText>in</w:delText>
        </w:r>
      </w:del>
      <w:r w:rsidR="00222AB5">
        <w:rPr>
          <w:rFonts w:ascii="Times New Roman" w:hAnsi="Times New Roman" w:cs="Times New Roman"/>
        </w:rPr>
        <w:t xml:space="preserve"> </w:t>
      </w:r>
      <w:ins w:id="48" w:author="carlos sadovi" w:date="2023-09-21T20:05:00Z">
        <w:r w:rsidR="00C955D3">
          <w:rPr>
            <w:rFonts w:ascii="Times New Roman" w:hAnsi="Times New Roman" w:cs="Times New Roman"/>
          </w:rPr>
          <w:t xml:space="preserve">earn </w:t>
        </w:r>
      </w:ins>
      <w:del w:id="49" w:author="carlos sadovi" w:date="2023-09-21T20:05:00Z">
        <w:r w:rsidR="00222AB5" w:rsidDel="00C955D3">
          <w:rPr>
            <w:rFonts w:ascii="Times New Roman" w:hAnsi="Times New Roman" w:cs="Times New Roman"/>
          </w:rPr>
          <w:delText>obtain</w:delText>
        </w:r>
      </w:del>
      <w:del w:id="50" w:author="carlos sadovi" w:date="2023-09-21T20:04:00Z">
        <w:r w:rsidR="00222AB5" w:rsidDel="00403A0A">
          <w:rPr>
            <w:rFonts w:ascii="Times New Roman" w:hAnsi="Times New Roman" w:cs="Times New Roman"/>
          </w:rPr>
          <w:delText>ing</w:delText>
        </w:r>
      </w:del>
      <w:r w:rsidR="00222AB5">
        <w:rPr>
          <w:rFonts w:ascii="Times New Roman" w:hAnsi="Times New Roman" w:cs="Times New Roman"/>
        </w:rPr>
        <w:t xml:space="preserve"> </w:t>
      </w:r>
      <w:proofErr w:type="spellStart"/>
      <w:r w:rsidR="00222AB5">
        <w:rPr>
          <w:rFonts w:ascii="Times New Roman" w:hAnsi="Times New Roman" w:cs="Times New Roman"/>
        </w:rPr>
        <w:t>a</w:t>
      </w:r>
      <w:del w:id="51" w:author="carlos sadovi" w:date="2023-09-21T20:05:00Z">
        <w:r w:rsidR="00222AB5" w:rsidDel="00C955D3">
          <w:rPr>
            <w:rFonts w:ascii="Times New Roman" w:hAnsi="Times New Roman" w:cs="Times New Roman"/>
          </w:rPr>
          <w:delText xml:space="preserve">n economics </w:delText>
        </w:r>
      </w:del>
      <w:r w:rsidR="00222AB5">
        <w:rPr>
          <w:rFonts w:ascii="Times New Roman" w:hAnsi="Times New Roman" w:cs="Times New Roman"/>
        </w:rPr>
        <w:t>PhD</w:t>
      </w:r>
      <w:proofErr w:type="spellEnd"/>
      <w:ins w:id="52" w:author="carlos sadovi" w:date="2023-09-21T20:05:00Z">
        <w:r w:rsidR="00C955D3">
          <w:rPr>
            <w:rFonts w:ascii="Times New Roman" w:hAnsi="Times New Roman" w:cs="Times New Roman"/>
          </w:rPr>
          <w:t xml:space="preserve"> in economics</w:t>
        </w:r>
      </w:ins>
      <w:r w:rsidR="00222AB5">
        <w:rPr>
          <w:rFonts w:ascii="Times New Roman" w:hAnsi="Times New Roman" w:cs="Times New Roman"/>
        </w:rPr>
        <w:t xml:space="preserve"> and pursu</w:t>
      </w:r>
      <w:ins w:id="53" w:author="carlos sadovi" w:date="2023-09-21T20:05:00Z">
        <w:r w:rsidR="00C955D3">
          <w:rPr>
            <w:rFonts w:ascii="Times New Roman" w:hAnsi="Times New Roman" w:cs="Times New Roman"/>
          </w:rPr>
          <w:t>e</w:t>
        </w:r>
      </w:ins>
      <w:del w:id="54" w:author="carlos sadovi" w:date="2023-09-21T20:05:00Z">
        <w:r w:rsidR="00222AB5" w:rsidDel="00C955D3">
          <w:rPr>
            <w:rFonts w:ascii="Times New Roman" w:hAnsi="Times New Roman" w:cs="Times New Roman"/>
          </w:rPr>
          <w:delText>ing</w:delText>
        </w:r>
      </w:del>
      <w:r w:rsidR="00222AB5">
        <w:rPr>
          <w:rFonts w:ascii="Times New Roman" w:hAnsi="Times New Roman" w:cs="Times New Roman"/>
        </w:rPr>
        <w:t xml:space="preserve"> a </w:t>
      </w:r>
      <w:ins w:id="55" w:author="carlos sadovi" w:date="2023-09-21T20:06:00Z">
        <w:r w:rsidR="00C955D3">
          <w:rPr>
            <w:rFonts w:ascii="Times New Roman" w:hAnsi="Times New Roman" w:cs="Times New Roman"/>
          </w:rPr>
          <w:t xml:space="preserve">research </w:t>
        </w:r>
      </w:ins>
      <w:proofErr w:type="spellStart"/>
      <w:r w:rsidR="00222AB5">
        <w:rPr>
          <w:rFonts w:ascii="Times New Roman" w:hAnsi="Times New Roman" w:cs="Times New Roman"/>
        </w:rPr>
        <w:t>career</w:t>
      </w:r>
      <w:del w:id="56" w:author="carlos sadovi" w:date="2023-09-21T20:06:00Z">
        <w:r w:rsidR="00222AB5" w:rsidDel="00C955D3">
          <w:rPr>
            <w:rFonts w:ascii="Times New Roman" w:hAnsi="Times New Roman" w:cs="Times New Roman"/>
          </w:rPr>
          <w:delText xml:space="preserve"> </w:delText>
        </w:r>
      </w:del>
      <w:ins w:id="57" w:author="carlos sadovi" w:date="2023-09-21T20:07:00Z">
        <w:r w:rsidR="00C955D3">
          <w:rPr>
            <w:rFonts w:ascii="Times New Roman" w:hAnsi="Times New Roman" w:cs="Times New Roman"/>
          </w:rPr>
          <w:t>doing</w:t>
        </w:r>
        <w:proofErr w:type="spellEnd"/>
        <w:r w:rsidR="00C955D3">
          <w:rPr>
            <w:rFonts w:ascii="Times New Roman" w:hAnsi="Times New Roman" w:cs="Times New Roman"/>
          </w:rPr>
          <w:t xml:space="preserve"> </w:t>
        </w:r>
      </w:ins>
      <w:del w:id="58" w:author="carlos sadovi" w:date="2023-09-21T20:07:00Z">
        <w:r w:rsidR="00222AB5" w:rsidDel="00C955D3">
          <w:rPr>
            <w:rFonts w:ascii="Times New Roman" w:hAnsi="Times New Roman" w:cs="Times New Roman"/>
          </w:rPr>
          <w:delText xml:space="preserve">in </w:delText>
        </w:r>
      </w:del>
      <w:r w:rsidR="00222AB5">
        <w:rPr>
          <w:rFonts w:ascii="Times New Roman" w:hAnsi="Times New Roman" w:cs="Times New Roman"/>
        </w:rPr>
        <w:t>research.</w:t>
      </w:r>
    </w:p>
    <w:p w14:paraId="37ACF746" w14:textId="1BD8E128" w:rsidR="009C564F" w:rsidRDefault="00783EC9" w:rsidP="009C564F">
      <w:pPr>
        <w:spacing w:after="0"/>
        <w:ind w:firstLine="720"/>
        <w:rPr>
          <w:rFonts w:ascii="Times New Roman" w:hAnsi="Times New Roman" w:cs="Times New Roman"/>
        </w:rPr>
      </w:pPr>
      <w:del w:id="59" w:author="carlos sadovi" w:date="2023-09-21T20:09:00Z">
        <w:r w:rsidDel="00EA095C">
          <w:rPr>
            <w:rFonts w:ascii="Times New Roman" w:hAnsi="Times New Roman" w:cs="Times New Roman"/>
          </w:rPr>
          <w:delText xml:space="preserve">Beyond </w:delText>
        </w:r>
      </w:del>
      <w:ins w:id="60" w:author="carlos sadovi" w:date="2023-09-21T20:09:00Z">
        <w:r w:rsidR="00EA095C">
          <w:rPr>
            <w:rFonts w:ascii="Times New Roman" w:hAnsi="Times New Roman" w:cs="Times New Roman"/>
          </w:rPr>
          <w:t xml:space="preserve">In addition to </w:t>
        </w:r>
      </w:ins>
      <w:r>
        <w:rPr>
          <w:rFonts w:ascii="Times New Roman" w:hAnsi="Times New Roman" w:cs="Times New Roman"/>
        </w:rPr>
        <w:t>working on academic research, I have also contributed to</w:t>
      </w:r>
      <w:r w:rsidR="00B1785C">
        <w:rPr>
          <w:rFonts w:ascii="Times New Roman" w:hAnsi="Times New Roman" w:cs="Times New Roman"/>
        </w:rPr>
        <w:t xml:space="preserve"> important economic and</w:t>
      </w:r>
      <w:r>
        <w:rPr>
          <w:rFonts w:ascii="Times New Roman" w:hAnsi="Times New Roman" w:cs="Times New Roman"/>
        </w:rPr>
        <w:t xml:space="preserve"> </w:t>
      </w:r>
      <w:r w:rsidR="00483515">
        <w:rPr>
          <w:rFonts w:ascii="Times New Roman" w:hAnsi="Times New Roman" w:cs="Times New Roman"/>
        </w:rPr>
        <w:t>monetary policy products</w:t>
      </w:r>
      <w:r w:rsidR="00222AB5">
        <w:rPr>
          <w:rFonts w:ascii="Times New Roman" w:hAnsi="Times New Roman" w:cs="Times New Roman"/>
        </w:rPr>
        <w:t xml:space="preserve"> at the Fed</w:t>
      </w:r>
      <w:r>
        <w:rPr>
          <w:rFonts w:ascii="Times New Roman" w:hAnsi="Times New Roman" w:cs="Times New Roman"/>
        </w:rPr>
        <w:t xml:space="preserve">. My first-year position </w:t>
      </w:r>
      <w:r w:rsidR="00B1785C">
        <w:rPr>
          <w:rFonts w:ascii="Times New Roman" w:hAnsi="Times New Roman" w:cs="Times New Roman"/>
        </w:rPr>
        <w:t xml:space="preserve">involved </w:t>
      </w:r>
      <w:del w:id="61" w:author="carlos sadovi" w:date="2023-09-21T20:09:00Z">
        <w:r w:rsidR="00B1785C" w:rsidDel="00EA095C">
          <w:rPr>
            <w:rFonts w:ascii="Times New Roman" w:hAnsi="Times New Roman" w:cs="Times New Roman"/>
          </w:rPr>
          <w:delText xml:space="preserve">in </w:delText>
        </w:r>
      </w:del>
      <w:r w:rsidR="00B1785C">
        <w:rPr>
          <w:rFonts w:ascii="Times New Roman" w:hAnsi="Times New Roman" w:cs="Times New Roman"/>
        </w:rPr>
        <w:t>working with a series of experienced economists to coordinate</w:t>
      </w:r>
      <w:r w:rsidRPr="00EA3EAE">
        <w:rPr>
          <w:rFonts w:ascii="Times New Roman" w:hAnsi="Times New Roman" w:cs="Times New Roman"/>
        </w:rPr>
        <w:t xml:space="preserve"> the large and complex forecasting apparatus at the Fed. This high-stakes role involved communicating with the division director </w:t>
      </w:r>
      <w:r w:rsidRPr="00EA3EAE">
        <w:rPr>
          <w:rFonts w:ascii="Times New Roman" w:hAnsi="Times New Roman" w:cs="Times New Roman"/>
        </w:rPr>
        <w:lastRenderedPageBreak/>
        <w:t xml:space="preserve">and other </w:t>
      </w:r>
      <w:r w:rsidR="009C564F">
        <w:rPr>
          <w:rFonts w:ascii="Times New Roman" w:hAnsi="Times New Roman" w:cs="Times New Roman"/>
        </w:rPr>
        <w:t>division heads</w:t>
      </w:r>
      <w:r w:rsidRPr="00EA3EAE">
        <w:rPr>
          <w:rFonts w:ascii="Times New Roman" w:hAnsi="Times New Roman" w:cs="Times New Roman"/>
        </w:rPr>
        <w:t xml:space="preserve"> at the Fed, and required great </w:t>
      </w:r>
      <w:r>
        <w:rPr>
          <w:rFonts w:ascii="Times New Roman" w:hAnsi="Times New Roman" w:cs="Times New Roman"/>
        </w:rPr>
        <w:t>skill</w:t>
      </w:r>
      <w:r w:rsidRPr="00EA3EAE">
        <w:rPr>
          <w:rFonts w:ascii="Times New Roman" w:hAnsi="Times New Roman" w:cs="Times New Roman"/>
        </w:rPr>
        <w:t xml:space="preserve"> at time management, communication, </w:t>
      </w:r>
      <w:r w:rsidR="009C564F">
        <w:rPr>
          <w:rFonts w:ascii="Times New Roman" w:hAnsi="Times New Roman" w:cs="Times New Roman"/>
        </w:rPr>
        <w:t xml:space="preserve">and </w:t>
      </w:r>
      <w:ins w:id="62" w:author="carlos sadovi" w:date="2023-09-21T20:11:00Z">
        <w:r w:rsidR="00613E71">
          <w:rPr>
            <w:rFonts w:ascii="Times New Roman" w:hAnsi="Times New Roman" w:cs="Times New Roman"/>
          </w:rPr>
          <w:t xml:space="preserve">acute </w:t>
        </w:r>
      </w:ins>
      <w:ins w:id="63" w:author="carlos sadovi" w:date="2023-09-21T20:10:00Z">
        <w:r w:rsidR="00B37CAB">
          <w:rPr>
            <w:rFonts w:ascii="Times New Roman" w:hAnsi="Times New Roman" w:cs="Times New Roman"/>
          </w:rPr>
          <w:t>attention to details</w:t>
        </w:r>
      </w:ins>
      <w:del w:id="64" w:author="carlos sadovi" w:date="2023-09-21T20:10:00Z">
        <w:r w:rsidR="009C564F" w:rsidDel="00B37CAB">
          <w:rPr>
            <w:rFonts w:ascii="Times New Roman" w:hAnsi="Times New Roman" w:cs="Times New Roman"/>
          </w:rPr>
          <w:delText>precision</w:delText>
        </w:r>
      </w:del>
      <w:r w:rsidRPr="00EA3EAE">
        <w:rPr>
          <w:rFonts w:ascii="Times New Roman" w:hAnsi="Times New Roman" w:cs="Times New Roman"/>
        </w:rPr>
        <w:t>. Indeed, this position is so intensive it is</w:t>
      </w:r>
      <w:r>
        <w:rPr>
          <w:rFonts w:ascii="Times New Roman" w:hAnsi="Times New Roman" w:cs="Times New Roman"/>
        </w:rPr>
        <w:t xml:space="preserve"> only a one-year position. </w:t>
      </w:r>
    </w:p>
    <w:p w14:paraId="437B0FFB" w14:textId="6B88DDE6" w:rsidR="00783EC9" w:rsidRPr="006D2ECE" w:rsidRDefault="00155DAF" w:rsidP="009C564F">
      <w:pPr>
        <w:spacing w:after="0"/>
        <w:ind w:firstLine="720"/>
        <w:rPr>
          <w:rFonts w:ascii="Times New Roman" w:hAnsi="Times New Roman" w:cs="Times New Roman"/>
        </w:rPr>
      </w:pPr>
      <w:ins w:id="65" w:author="carlos sadovi" w:date="2023-09-21T20:12:00Z">
        <w:r>
          <w:rPr>
            <w:rFonts w:ascii="Times New Roman" w:hAnsi="Times New Roman" w:cs="Times New Roman"/>
          </w:rPr>
          <w:t xml:space="preserve">For two years </w:t>
        </w:r>
      </w:ins>
      <w:r w:rsidR="00783EC9">
        <w:rPr>
          <w:rFonts w:ascii="Times New Roman" w:hAnsi="Times New Roman" w:cs="Times New Roman"/>
        </w:rPr>
        <w:t>I rotated into the housing RA position</w:t>
      </w:r>
      <w:del w:id="66" w:author="carlos sadovi" w:date="2023-09-21T20:12:00Z">
        <w:r w:rsidR="00783EC9" w:rsidDel="00155DAF">
          <w:rPr>
            <w:rFonts w:ascii="Times New Roman" w:hAnsi="Times New Roman" w:cs="Times New Roman"/>
          </w:rPr>
          <w:delText xml:space="preserve"> for the subsequent two years</w:delText>
        </w:r>
      </w:del>
      <w:r w:rsidR="00783EC9">
        <w:rPr>
          <w:rFonts w:ascii="Times New Roman" w:hAnsi="Times New Roman" w:cs="Times New Roman"/>
        </w:rPr>
        <w:t>. I</w:t>
      </w:r>
      <w:r w:rsidR="00222AB5">
        <w:rPr>
          <w:rFonts w:ascii="Times New Roman" w:hAnsi="Times New Roman" w:cs="Times New Roman"/>
        </w:rPr>
        <w:t>n this role, I</w:t>
      </w:r>
      <w:r w:rsidR="00783EC9">
        <w:rPr>
          <w:rFonts w:ascii="Times New Roman" w:hAnsi="Times New Roman" w:cs="Times New Roman"/>
        </w:rPr>
        <w:t xml:space="preserve"> support</w:t>
      </w:r>
      <w:ins w:id="67" w:author="carlos sadovi" w:date="2023-09-21T20:13:00Z">
        <w:r w:rsidR="00CD5096">
          <w:rPr>
            <w:rFonts w:ascii="Times New Roman" w:hAnsi="Times New Roman" w:cs="Times New Roman"/>
          </w:rPr>
          <w:t>ed</w:t>
        </w:r>
      </w:ins>
      <w:r w:rsidR="00783EC9">
        <w:rPr>
          <w:rFonts w:ascii="Times New Roman" w:hAnsi="Times New Roman" w:cs="Times New Roman"/>
        </w:rPr>
        <w:t xml:space="preserve"> the economists working on </w:t>
      </w:r>
      <w:r w:rsidR="00B1785C">
        <w:rPr>
          <w:rFonts w:ascii="Times New Roman" w:hAnsi="Times New Roman" w:cs="Times New Roman"/>
        </w:rPr>
        <w:t>understanding developments in the housing market and the nonresidential construction sector</w:t>
      </w:r>
      <w:r w:rsidR="00783EC9">
        <w:rPr>
          <w:rFonts w:ascii="Times New Roman" w:hAnsi="Times New Roman" w:cs="Times New Roman"/>
        </w:rPr>
        <w:t xml:space="preserve">. A major achievement during this time was working with an economist in my section, Eirik </w:t>
      </w:r>
      <w:proofErr w:type="spellStart"/>
      <w:r w:rsidR="00783EC9">
        <w:rPr>
          <w:rFonts w:ascii="Times New Roman" w:hAnsi="Times New Roman" w:cs="Times New Roman"/>
        </w:rPr>
        <w:t>Brandsaas</w:t>
      </w:r>
      <w:proofErr w:type="spellEnd"/>
      <w:r w:rsidR="00783EC9">
        <w:rPr>
          <w:rFonts w:ascii="Times New Roman" w:hAnsi="Times New Roman" w:cs="Times New Roman"/>
        </w:rPr>
        <w:t xml:space="preserve">, to create </w:t>
      </w:r>
      <w:proofErr w:type="spellStart"/>
      <w:r w:rsidR="00783EC9">
        <w:rPr>
          <w:rFonts w:ascii="Times New Roman" w:hAnsi="Times New Roman" w:cs="Times New Roman"/>
        </w:rPr>
        <w:t>DuBoisPlots.jl</w:t>
      </w:r>
      <w:proofErr w:type="spellEnd"/>
      <w:r w:rsidR="00783EC9">
        <w:rPr>
          <w:rFonts w:ascii="Times New Roman" w:hAnsi="Times New Roman" w:cs="Times New Roman"/>
        </w:rPr>
        <w:t xml:space="preserve">, a data visualization package in Julia which creates charts in the style of W. E. B. DuBois’s 1900 Paris Exposition figures. I went on to present the package at </w:t>
      </w:r>
      <w:proofErr w:type="spellStart"/>
      <w:r w:rsidR="00783EC9">
        <w:rPr>
          <w:rFonts w:ascii="Times New Roman" w:hAnsi="Times New Roman" w:cs="Times New Roman"/>
        </w:rPr>
        <w:t>JuliaCon</w:t>
      </w:r>
      <w:proofErr w:type="spellEnd"/>
      <w:r w:rsidR="00783EC9">
        <w:rPr>
          <w:rFonts w:ascii="Times New Roman" w:hAnsi="Times New Roman" w:cs="Times New Roman"/>
        </w:rPr>
        <w:t xml:space="preserve"> 2022. </w:t>
      </w:r>
      <w:r w:rsidR="00222AB5">
        <w:rPr>
          <w:rFonts w:ascii="Times New Roman" w:hAnsi="Times New Roman" w:cs="Times New Roman"/>
        </w:rPr>
        <w:t>Capping off</w:t>
      </w:r>
      <w:r w:rsidR="00783EC9">
        <w:rPr>
          <w:rFonts w:ascii="Times New Roman" w:hAnsi="Times New Roman" w:cs="Times New Roman"/>
        </w:rPr>
        <w:t xml:space="preserve"> my time as the housing RA, I co-authored a </w:t>
      </w:r>
      <w:r w:rsidR="00B1785C">
        <w:rPr>
          <w:rFonts w:ascii="Times New Roman" w:hAnsi="Times New Roman" w:cs="Times New Roman"/>
        </w:rPr>
        <w:t xml:space="preserve">public research </w:t>
      </w:r>
      <w:r w:rsidR="00783EC9">
        <w:rPr>
          <w:rFonts w:ascii="Times New Roman" w:hAnsi="Times New Roman" w:cs="Times New Roman"/>
        </w:rPr>
        <w:t>note</w:t>
      </w:r>
      <w:r w:rsidR="00783EC9" w:rsidRPr="00410949">
        <w:rPr>
          <w:rFonts w:ascii="Times New Roman" w:hAnsi="Times New Roman" w:cs="Times New Roman"/>
        </w:rPr>
        <w:t xml:space="preserve"> </w:t>
      </w:r>
      <w:r w:rsidR="00783EC9" w:rsidRPr="006D2ECE">
        <w:rPr>
          <w:rFonts w:ascii="Times New Roman" w:hAnsi="Times New Roman" w:cs="Times New Roman"/>
        </w:rPr>
        <w:t xml:space="preserve">with </w:t>
      </w:r>
      <w:proofErr w:type="spellStart"/>
      <w:r w:rsidR="00783EC9" w:rsidRPr="006D2ECE">
        <w:rPr>
          <w:rFonts w:ascii="Times New Roman" w:hAnsi="Times New Roman" w:cs="Times New Roman"/>
        </w:rPr>
        <w:t>Brandsaas</w:t>
      </w:r>
      <w:proofErr w:type="spellEnd"/>
      <w:r w:rsidR="00783EC9" w:rsidRPr="006D2ECE">
        <w:rPr>
          <w:rFonts w:ascii="Times New Roman" w:hAnsi="Times New Roman" w:cs="Times New Roman"/>
        </w:rPr>
        <w:t xml:space="preserve">, Daniel Garcia Molina, and Joseph </w:t>
      </w:r>
      <w:r w:rsidR="00783EC9">
        <w:rPr>
          <w:rFonts w:ascii="Times New Roman" w:hAnsi="Times New Roman" w:cs="Times New Roman"/>
        </w:rPr>
        <w:t>Nichols.</w:t>
      </w:r>
      <w:r w:rsidR="00783EC9" w:rsidRPr="006D2ECE">
        <w:rPr>
          <w:rFonts w:ascii="Times New Roman" w:hAnsi="Times New Roman" w:cs="Times New Roman"/>
        </w:rPr>
        <w:t xml:space="preserve"> In the note, we explain that the post-pandemic decline in </w:t>
      </w:r>
      <w:r w:rsidR="00783EC9">
        <w:rPr>
          <w:rFonts w:ascii="Times New Roman" w:hAnsi="Times New Roman" w:cs="Times New Roman"/>
        </w:rPr>
        <w:t>nonresidential structures</w:t>
      </w:r>
      <w:r w:rsidR="00783EC9" w:rsidRPr="006D2ECE">
        <w:rPr>
          <w:rFonts w:ascii="Times New Roman" w:hAnsi="Times New Roman" w:cs="Times New Roman"/>
        </w:rPr>
        <w:t xml:space="preserve"> spending is misleading, and that actual spending is likely stronger than measured</w:t>
      </w:r>
      <w:r w:rsidR="00783EC9">
        <w:rPr>
          <w:rFonts w:ascii="Times New Roman" w:hAnsi="Times New Roman" w:cs="Times New Roman"/>
        </w:rPr>
        <w:t>.</w:t>
      </w:r>
    </w:p>
    <w:p w14:paraId="4D6220BD" w14:textId="6CC79212" w:rsidR="00222AB5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to my research experiences at the Federal Reserve, I wrote two in-depth papers for upper-level economics courses.</w:t>
      </w:r>
      <w:r w:rsidRPr="007B733F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first</w:t>
      </w:r>
      <w:r w:rsidRPr="006D2ECE">
        <w:rPr>
          <w:rFonts w:ascii="Times New Roman" w:hAnsi="Times New Roman" w:cs="Times New Roman"/>
        </w:rPr>
        <w:t xml:space="preserve"> paper was for my senior-year course on machine learning in economics. I leveraged public </w:t>
      </w:r>
      <w:r>
        <w:rPr>
          <w:rFonts w:ascii="Times New Roman" w:hAnsi="Times New Roman" w:cs="Times New Roman"/>
        </w:rPr>
        <w:t>mortgage</w:t>
      </w:r>
      <w:r w:rsidRPr="006D2ECE">
        <w:rPr>
          <w:rFonts w:ascii="Times New Roman" w:hAnsi="Times New Roman" w:cs="Times New Roman"/>
        </w:rPr>
        <w:t xml:space="preserve"> data to measure racial discrimination in mortgage lending using machine</w:t>
      </w:r>
      <w:r w:rsidR="00222AB5">
        <w:rPr>
          <w:rFonts w:ascii="Times New Roman" w:hAnsi="Times New Roman" w:cs="Times New Roman"/>
        </w:rPr>
        <w:t>-</w:t>
      </w:r>
      <w:r w:rsidRPr="006D2ECE">
        <w:rPr>
          <w:rFonts w:ascii="Times New Roman" w:hAnsi="Times New Roman" w:cs="Times New Roman"/>
        </w:rPr>
        <w:t>learning methods. I found the process both academically intriguing and personally fulfilling</w:t>
      </w:r>
      <w:r>
        <w:rPr>
          <w:rFonts w:ascii="Times New Roman" w:hAnsi="Times New Roman" w:cs="Times New Roman"/>
        </w:rPr>
        <w:t xml:space="preserve"> –</w:t>
      </w:r>
      <w:r w:rsidRPr="006D2ECE">
        <w:rPr>
          <w:rFonts w:ascii="Times New Roman" w:hAnsi="Times New Roman" w:cs="Times New Roman"/>
        </w:rPr>
        <w:t xml:space="preserve"> not only was I engaging with interesting literature on </w:t>
      </w:r>
      <w:r>
        <w:rPr>
          <w:rFonts w:ascii="Times New Roman" w:hAnsi="Times New Roman" w:cs="Times New Roman"/>
        </w:rPr>
        <w:t>mortgage discrimination</w:t>
      </w:r>
      <w:r w:rsidRPr="006D2ECE">
        <w:rPr>
          <w:rFonts w:ascii="Times New Roman" w:hAnsi="Times New Roman" w:cs="Times New Roman"/>
        </w:rPr>
        <w:t>, but I was also working on a topic I care</w:t>
      </w:r>
      <w:r w:rsidRPr="00AB0A0E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>about deeply</w:t>
      </w:r>
      <w:ins w:id="68" w:author="carlos sadovi" w:date="2023-09-21T20:15:00Z">
        <w:r w:rsidR="00BA4157">
          <w:rPr>
            <w:rFonts w:ascii="Times New Roman" w:hAnsi="Times New Roman" w:cs="Times New Roman"/>
          </w:rPr>
          <w:t>,</w:t>
        </w:r>
      </w:ins>
      <w:r w:rsidRPr="006D2ECE">
        <w:rPr>
          <w:rFonts w:ascii="Times New Roman" w:hAnsi="Times New Roman" w:cs="Times New Roman"/>
        </w:rPr>
        <w:t xml:space="preserve"> having grown up in a</w:t>
      </w:r>
      <w:r>
        <w:rPr>
          <w:rFonts w:ascii="Times New Roman" w:hAnsi="Times New Roman" w:cs="Times New Roman"/>
        </w:rPr>
        <w:t>n</w:t>
      </w:r>
      <w:r w:rsidRPr="006D2ECE">
        <w:rPr>
          <w:rFonts w:ascii="Times New Roman" w:hAnsi="Times New Roman" w:cs="Times New Roman"/>
        </w:rPr>
        <w:t xml:space="preserve"> historically segregated city. </w:t>
      </w:r>
    </w:p>
    <w:p w14:paraId="6320E048" w14:textId="6D128855" w:rsidR="00783EC9" w:rsidRPr="006D2ECE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second paper</w:t>
      </w:r>
      <w:r w:rsidRPr="006D2ECE">
        <w:rPr>
          <w:rFonts w:ascii="Times New Roman" w:hAnsi="Times New Roman" w:cs="Times New Roman"/>
        </w:rPr>
        <w:t xml:space="preserve"> focused on the effects of the 2008 Medicaid expansion in Oregon for Professor Eun Yi Chung. </w:t>
      </w:r>
      <w:r>
        <w:rPr>
          <w:rFonts w:ascii="Times New Roman" w:hAnsi="Times New Roman" w:cs="Times New Roman"/>
        </w:rPr>
        <w:t>The paper measures the effect of health insurance</w:t>
      </w:r>
      <w:r w:rsidR="00222AB5">
        <w:rPr>
          <w:rFonts w:ascii="Times New Roman" w:hAnsi="Times New Roman" w:cs="Times New Roman"/>
        </w:rPr>
        <w:t xml:space="preserve"> access</w:t>
      </w:r>
      <w:r>
        <w:rPr>
          <w:rFonts w:ascii="Times New Roman" w:hAnsi="Times New Roman" w:cs="Times New Roman"/>
        </w:rPr>
        <w:t xml:space="preserve"> on healthcare outcomes, finding that </w:t>
      </w:r>
      <w:r w:rsidR="00F81222">
        <w:rPr>
          <w:rFonts w:ascii="Times New Roman" w:hAnsi="Times New Roman" w:cs="Times New Roman"/>
        </w:rPr>
        <w:t>insurance coverage</w:t>
      </w:r>
      <w:r>
        <w:rPr>
          <w:rFonts w:ascii="Times New Roman" w:hAnsi="Times New Roman" w:cs="Times New Roman"/>
        </w:rPr>
        <w:t xml:space="preserve"> improves long-term health and increases the likelihood of consistent medical care. Through the process of writing this paper, I learned </w:t>
      </w:r>
      <w:r w:rsidRPr="006D2ECE">
        <w:rPr>
          <w:rFonts w:ascii="Times New Roman" w:hAnsi="Times New Roman" w:cs="Times New Roman"/>
        </w:rPr>
        <w:t xml:space="preserve">about quantitative policy analysis and causal inference using a randomized experiment. </w:t>
      </w:r>
      <w:r>
        <w:rPr>
          <w:rFonts w:ascii="Times New Roman" w:hAnsi="Times New Roman" w:cs="Times New Roman"/>
        </w:rPr>
        <w:t xml:space="preserve">These experiences were my first introduction to independent economic research and moved me to pursue research professionally. </w:t>
      </w:r>
      <w:r w:rsidRPr="006D2ECE">
        <w:rPr>
          <w:rFonts w:ascii="Times New Roman" w:hAnsi="Times New Roman" w:cs="Times New Roman"/>
        </w:rPr>
        <w:t xml:space="preserve"> </w:t>
      </w:r>
    </w:p>
    <w:p w14:paraId="7F490AA9" w14:textId="705C3A33" w:rsidR="00783EC9" w:rsidRDefault="00EF41CC" w:rsidP="00783EC9">
      <w:pPr>
        <w:spacing w:after="0"/>
        <w:ind w:firstLine="720"/>
        <w:rPr>
          <w:rFonts w:ascii="Times New Roman" w:hAnsi="Times New Roman" w:cs="Times New Roman"/>
        </w:rPr>
      </w:pPr>
      <w:bookmarkStart w:id="69" w:name="_Hlk145492023"/>
      <w:bookmarkEnd w:id="15"/>
      <w:r>
        <w:rPr>
          <w:rFonts w:ascii="Times New Roman" w:hAnsi="Times New Roman" w:cs="Times New Roman"/>
        </w:rPr>
        <w:t>As for</w:t>
      </w:r>
      <w:r w:rsidR="00783EC9">
        <w:rPr>
          <w:rFonts w:ascii="Times New Roman" w:hAnsi="Times New Roman" w:cs="Times New Roman"/>
        </w:rPr>
        <w:t xml:space="preserve"> my training in economics and mathematics, </w:t>
      </w:r>
      <w:r w:rsidR="00783EC9" w:rsidRPr="006D2ECE">
        <w:rPr>
          <w:rFonts w:ascii="Times New Roman" w:hAnsi="Times New Roman" w:cs="Times New Roman"/>
        </w:rPr>
        <w:t>I graduated cum laude from the University of Illinois at Urbana-Champaign with degrees in Econometrics &amp; Quantitative Economics (B.S.) and Political Science (B.A</w:t>
      </w:r>
      <w:r w:rsidR="00783EC9">
        <w:rPr>
          <w:rFonts w:ascii="Times New Roman" w:hAnsi="Times New Roman" w:cs="Times New Roman"/>
        </w:rPr>
        <w:t>.</w:t>
      </w:r>
      <w:r w:rsidR="00783EC9" w:rsidRPr="006D2ECE">
        <w:rPr>
          <w:rFonts w:ascii="Times New Roman" w:hAnsi="Times New Roman" w:cs="Times New Roman"/>
        </w:rPr>
        <w:t xml:space="preserve">). My coursework included multivariable calculus, linear algebra, micro- and macroeconomic theory, and multiple econometrics and statistics classes. </w:t>
      </w:r>
      <w:r w:rsidR="00783EC9">
        <w:rPr>
          <w:rFonts w:ascii="Times New Roman" w:hAnsi="Times New Roman" w:cs="Times New Roman"/>
        </w:rPr>
        <w:t>I particularly enjoyed my intermediate macroeconomics course, which I went on to staff as a teaching assistant the year after I took it. As I gained more control over my course</w:t>
      </w:r>
      <w:r w:rsidR="00483515">
        <w:rPr>
          <w:rFonts w:ascii="Times New Roman" w:hAnsi="Times New Roman" w:cs="Times New Roman"/>
        </w:rPr>
        <w:t xml:space="preserve"> </w:t>
      </w:r>
      <w:r w:rsidR="00783EC9">
        <w:rPr>
          <w:rFonts w:ascii="Times New Roman" w:hAnsi="Times New Roman" w:cs="Times New Roman"/>
        </w:rPr>
        <w:t xml:space="preserve">load as a junior and senior, I enrolled myself in courses like the econometrics of policy analysis and applied machine learning in economics. </w:t>
      </w:r>
      <w:r w:rsidR="00F81222" w:rsidRPr="006D2ECE">
        <w:rPr>
          <w:rFonts w:ascii="Times New Roman" w:hAnsi="Times New Roman" w:cs="Times New Roman"/>
        </w:rPr>
        <w:t>I have also taken a graduate-level course in real analysis at Johns Hopkins University while working full time.</w:t>
      </w:r>
      <w:r w:rsidR="00F81222">
        <w:rPr>
          <w:rFonts w:ascii="Times New Roman" w:hAnsi="Times New Roman" w:cs="Times New Roman"/>
        </w:rPr>
        <w:t xml:space="preserve"> </w:t>
      </w:r>
      <w:r w:rsidR="007508BF">
        <w:rPr>
          <w:rFonts w:ascii="Times New Roman" w:hAnsi="Times New Roman" w:cs="Times New Roman"/>
        </w:rPr>
        <w:t>These classes equipped me with the tools to evaluate applied research questions and sparked my interest in consumer finance and housing</w:t>
      </w:r>
      <w:r w:rsidR="00783EC9">
        <w:rPr>
          <w:rFonts w:ascii="Times New Roman" w:hAnsi="Times New Roman" w:cs="Times New Roman"/>
        </w:rPr>
        <w:t>.</w:t>
      </w:r>
    </w:p>
    <w:p w14:paraId="302AF3CD" w14:textId="405D5106" w:rsidR="00783EC9" w:rsidRPr="005E033C" w:rsidRDefault="00593A21" w:rsidP="00783EC9">
      <w:pPr>
        <w:spacing w:after="0"/>
        <w:ind w:firstLine="720"/>
        <w:rPr>
          <w:rFonts w:ascii="Times New Roman" w:hAnsi="Times New Roman" w:cs="Times New Roman"/>
          <w:b/>
          <w:bCs/>
        </w:rPr>
      </w:pPr>
      <w:bookmarkStart w:id="70" w:name="_Hlk145491917"/>
      <w:bookmarkEnd w:id="69"/>
      <w:r>
        <w:rPr>
          <w:rFonts w:ascii="Times New Roman" w:hAnsi="Times New Roman" w:cs="Times New Roman"/>
        </w:rPr>
        <w:t xml:space="preserve">As I’ve noted earlier, the roots of my </w:t>
      </w:r>
      <w:r w:rsidR="00783EC9">
        <w:rPr>
          <w:rFonts w:ascii="Times New Roman" w:hAnsi="Times New Roman" w:cs="Times New Roman"/>
        </w:rPr>
        <w:t xml:space="preserve">interest in economic research </w:t>
      </w:r>
      <w:r w:rsidR="003B6193">
        <w:rPr>
          <w:rFonts w:ascii="Times New Roman" w:hAnsi="Times New Roman" w:cs="Times New Roman"/>
        </w:rPr>
        <w:t>go back to</w:t>
      </w:r>
      <w:r w:rsidR="001B7C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="00783EC9">
        <w:rPr>
          <w:rFonts w:ascii="Times New Roman" w:hAnsi="Times New Roman" w:cs="Times New Roman"/>
        </w:rPr>
        <w:t xml:space="preserve">changes </w:t>
      </w:r>
      <w:r w:rsidR="00717C35">
        <w:rPr>
          <w:rFonts w:ascii="Times New Roman" w:hAnsi="Times New Roman" w:cs="Times New Roman"/>
        </w:rPr>
        <w:t xml:space="preserve">I observed </w:t>
      </w:r>
      <w:r w:rsidR="00783EC9">
        <w:rPr>
          <w:rFonts w:ascii="Times New Roman" w:hAnsi="Times New Roman" w:cs="Times New Roman"/>
        </w:rPr>
        <w:t xml:space="preserve">in my </w:t>
      </w:r>
      <w:r>
        <w:rPr>
          <w:rFonts w:ascii="Times New Roman" w:hAnsi="Times New Roman" w:cs="Times New Roman"/>
        </w:rPr>
        <w:t xml:space="preserve">own </w:t>
      </w:r>
      <w:r w:rsidR="00CE0907">
        <w:rPr>
          <w:rFonts w:ascii="Times New Roman" w:hAnsi="Times New Roman" w:cs="Times New Roman"/>
        </w:rPr>
        <w:t>Chicago neighborhood</w:t>
      </w:r>
      <w:r w:rsidR="00B1785C" w:rsidRPr="00B1785C">
        <w:rPr>
          <w:rFonts w:ascii="Times New Roman" w:hAnsi="Times New Roman" w:cs="Times New Roman"/>
        </w:rPr>
        <w:t xml:space="preserve"> </w:t>
      </w:r>
      <w:r w:rsidR="00A02B6F">
        <w:rPr>
          <w:rFonts w:ascii="Times New Roman" w:hAnsi="Times New Roman" w:cs="Times New Roman"/>
        </w:rPr>
        <w:t>a</w:t>
      </w:r>
      <w:r w:rsidR="00B1785C" w:rsidRPr="00B1785C">
        <w:rPr>
          <w:rFonts w:ascii="Times New Roman" w:hAnsi="Times New Roman" w:cs="Times New Roman"/>
        </w:rPr>
        <w:t>s a child</w:t>
      </w:r>
      <w:r w:rsidR="00A02B6F">
        <w:rPr>
          <w:rFonts w:ascii="Times New Roman" w:hAnsi="Times New Roman" w:cs="Times New Roman"/>
        </w:rPr>
        <w:t>. The tumult</w:t>
      </w:r>
      <w:r w:rsidR="00B1785C" w:rsidRPr="00B1785C">
        <w:rPr>
          <w:rFonts w:ascii="Times New Roman" w:hAnsi="Times New Roman" w:cs="Times New Roman"/>
        </w:rPr>
        <w:t xml:space="preserve"> </w:t>
      </w:r>
      <w:r w:rsidR="00A02B6F">
        <w:rPr>
          <w:rFonts w:ascii="Times New Roman" w:hAnsi="Times New Roman" w:cs="Times New Roman"/>
        </w:rPr>
        <w:t>of</w:t>
      </w:r>
      <w:r w:rsidR="00A02B6F" w:rsidRPr="00B1785C">
        <w:rPr>
          <w:rFonts w:ascii="Times New Roman" w:hAnsi="Times New Roman" w:cs="Times New Roman"/>
        </w:rPr>
        <w:t xml:space="preserve"> the</w:t>
      </w:r>
      <w:r w:rsidR="00B1785C" w:rsidRPr="00B1785C">
        <w:rPr>
          <w:rFonts w:ascii="Times New Roman" w:hAnsi="Times New Roman" w:cs="Times New Roman"/>
        </w:rPr>
        <w:t xml:space="preserve"> real estate market </w:t>
      </w:r>
      <w:r w:rsidR="00A02B6F">
        <w:rPr>
          <w:rFonts w:ascii="Times New Roman" w:hAnsi="Times New Roman" w:cs="Times New Roman"/>
        </w:rPr>
        <w:t>even trickled down to my</w:t>
      </w:r>
      <w:ins w:id="71" w:author="carlos sadovi" w:date="2023-09-21T20:31:00Z">
        <w:r w:rsidR="00600055">
          <w:rPr>
            <w:rFonts w:ascii="Times New Roman" w:hAnsi="Times New Roman" w:cs="Times New Roman"/>
          </w:rPr>
          <w:t xml:space="preserve"> </w:t>
        </w:r>
      </w:ins>
      <w:r w:rsidR="00CE0907">
        <w:rPr>
          <w:rFonts w:ascii="Times New Roman" w:hAnsi="Times New Roman" w:cs="Times New Roman"/>
        </w:rPr>
        <w:t xml:space="preserve">small </w:t>
      </w:r>
      <w:r>
        <w:rPr>
          <w:rFonts w:ascii="Times New Roman" w:hAnsi="Times New Roman" w:cs="Times New Roman"/>
        </w:rPr>
        <w:t xml:space="preserve">world: </w:t>
      </w:r>
      <w:r w:rsidR="00B1785C" w:rsidRPr="00B1785C">
        <w:rPr>
          <w:rFonts w:ascii="Times New Roman" w:hAnsi="Times New Roman" w:cs="Times New Roman"/>
        </w:rPr>
        <w:t>what was a supermarket became a vacant lot; where I used to have a neighbor became a boarded-up building.</w:t>
      </w:r>
      <w:r w:rsidR="00DF7B57" w:rsidRPr="00B1785C">
        <w:rPr>
          <w:rFonts w:ascii="Times New Roman" w:hAnsi="Times New Roman" w:cs="Times New Roman"/>
        </w:rPr>
        <w:t xml:space="preserve"> </w:t>
      </w:r>
      <w:ins w:id="72" w:author="carlos sadovi" w:date="2023-09-21T20:35:00Z">
        <w:r w:rsidR="007C323D">
          <w:rPr>
            <w:rFonts w:ascii="Times New Roman" w:hAnsi="Times New Roman" w:cs="Times New Roman"/>
          </w:rPr>
          <w:t xml:space="preserve">Later, </w:t>
        </w:r>
      </w:ins>
      <w:ins w:id="73" w:author="carlos sadovi" w:date="2023-09-21T20:36:00Z">
        <w:r w:rsidR="007C323D">
          <w:rPr>
            <w:rFonts w:ascii="Times New Roman" w:hAnsi="Times New Roman" w:cs="Times New Roman"/>
          </w:rPr>
          <w:t>during high school when th</w:t>
        </w:r>
        <w:r w:rsidR="00227C76">
          <w:rPr>
            <w:rFonts w:ascii="Times New Roman" w:hAnsi="Times New Roman" w:cs="Times New Roman"/>
          </w:rPr>
          <w:t xml:space="preserve">e housing crises stabilized and the economy improved, I saw </w:t>
        </w:r>
      </w:ins>
      <w:ins w:id="74" w:author="carlos sadovi" w:date="2023-09-21T20:37:00Z">
        <w:r w:rsidR="002047F6">
          <w:rPr>
            <w:rFonts w:ascii="Times New Roman" w:hAnsi="Times New Roman" w:cs="Times New Roman"/>
          </w:rPr>
          <w:t>the aftermath</w:t>
        </w:r>
      </w:ins>
      <w:ins w:id="75" w:author="carlos sadovi" w:date="2023-09-21T20:39:00Z">
        <w:r w:rsidR="007D7D03">
          <w:rPr>
            <w:rFonts w:ascii="Times New Roman" w:hAnsi="Times New Roman" w:cs="Times New Roman"/>
          </w:rPr>
          <w:t>-</w:t>
        </w:r>
      </w:ins>
      <w:ins w:id="76" w:author="carlos sadovi" w:date="2023-09-21T20:40:00Z">
        <w:r w:rsidR="007D7D03">
          <w:rPr>
            <w:rFonts w:ascii="Times New Roman" w:hAnsi="Times New Roman" w:cs="Times New Roman"/>
          </w:rPr>
          <w:t>-</w:t>
        </w:r>
      </w:ins>
      <w:ins w:id="77" w:author="carlos sadovi" w:date="2023-09-21T20:37:00Z">
        <w:r w:rsidR="002047F6">
          <w:rPr>
            <w:rFonts w:ascii="Times New Roman" w:hAnsi="Times New Roman" w:cs="Times New Roman"/>
          </w:rPr>
          <w:t>both positive and negative. T</w:t>
        </w:r>
      </w:ins>
      <w:ins w:id="78" w:author="carlos sadovi" w:date="2023-09-21T20:38:00Z">
        <w:r w:rsidR="002047F6">
          <w:rPr>
            <w:rFonts w:ascii="Times New Roman" w:hAnsi="Times New Roman" w:cs="Times New Roman"/>
          </w:rPr>
          <w:t xml:space="preserve">here were infrastructure upgrades but they were often </w:t>
        </w:r>
      </w:ins>
      <w:ins w:id="79" w:author="carlos sadovi" w:date="2023-09-21T20:40:00Z">
        <w:r w:rsidR="007D7D03">
          <w:rPr>
            <w:rFonts w:ascii="Times New Roman" w:hAnsi="Times New Roman" w:cs="Times New Roman"/>
          </w:rPr>
          <w:t xml:space="preserve">tied </w:t>
        </w:r>
      </w:ins>
      <w:ins w:id="80" w:author="carlos sadovi" w:date="2023-09-21T20:38:00Z">
        <w:r w:rsidR="002047F6">
          <w:rPr>
            <w:rFonts w:ascii="Times New Roman" w:hAnsi="Times New Roman" w:cs="Times New Roman"/>
          </w:rPr>
          <w:t>to gentrification</w:t>
        </w:r>
        <w:r w:rsidR="007D7D03">
          <w:rPr>
            <w:rFonts w:ascii="Times New Roman" w:hAnsi="Times New Roman" w:cs="Times New Roman"/>
          </w:rPr>
          <w:t xml:space="preserve"> </w:t>
        </w:r>
      </w:ins>
      <w:ins w:id="81" w:author="carlos sadovi" w:date="2023-09-21T20:40:00Z">
        <w:r w:rsidR="0007339B">
          <w:rPr>
            <w:rFonts w:ascii="Times New Roman" w:hAnsi="Times New Roman" w:cs="Times New Roman"/>
          </w:rPr>
          <w:t>and</w:t>
        </w:r>
      </w:ins>
      <w:ins w:id="82" w:author="carlos sadovi" w:date="2023-09-21T20:39:00Z">
        <w:r w:rsidR="007D7D03">
          <w:rPr>
            <w:rFonts w:ascii="Times New Roman" w:hAnsi="Times New Roman" w:cs="Times New Roman"/>
          </w:rPr>
          <w:t xml:space="preserve"> exacerbated the rampant inequality in my home city.</w:t>
        </w:r>
      </w:ins>
      <w:del w:id="83" w:author="carlos sadovi" w:date="2023-09-21T20:39:00Z">
        <w:r w:rsidR="00783EC9" w:rsidRPr="00B1785C" w:rsidDel="007D7D03">
          <w:rPr>
            <w:rFonts w:ascii="Times New Roman" w:hAnsi="Times New Roman" w:cs="Times New Roman"/>
          </w:rPr>
          <w:delText xml:space="preserve">During high school, I saw the aftermath of these changes: </w:delText>
        </w:r>
        <w:r w:rsidR="00B1785C" w:rsidRPr="00B1785C" w:rsidDel="007D7D03">
          <w:rPr>
            <w:rFonts w:ascii="Times New Roman" w:hAnsi="Times New Roman" w:cs="Times New Roman"/>
          </w:rPr>
          <w:delText>improvements</w:delText>
        </w:r>
        <w:r w:rsidR="00783EC9" w:rsidRPr="00B1785C" w:rsidDel="007D7D03">
          <w:rPr>
            <w:rFonts w:ascii="Times New Roman" w:hAnsi="Times New Roman" w:cs="Times New Roman"/>
          </w:rPr>
          <w:delText xml:space="preserve"> like infrastructure upgrades, but also </w:delText>
        </w:r>
        <w:r w:rsidR="00B1785C" w:rsidDel="007D7D03">
          <w:rPr>
            <w:rFonts w:ascii="Times New Roman" w:hAnsi="Times New Roman" w:cs="Times New Roman"/>
          </w:rPr>
          <w:delText>unintended consequences</w:delText>
        </w:r>
        <w:r w:rsidR="00783EC9" w:rsidRPr="00B1785C" w:rsidDel="007D7D03">
          <w:rPr>
            <w:rFonts w:ascii="Times New Roman" w:hAnsi="Times New Roman" w:cs="Times New Roman"/>
          </w:rPr>
          <w:delText xml:space="preserve"> like gentrification</w:delText>
        </w:r>
        <w:r w:rsidR="001B7C79" w:rsidRPr="00B1785C" w:rsidDel="007D7D03">
          <w:rPr>
            <w:rFonts w:ascii="Times New Roman" w:hAnsi="Times New Roman" w:cs="Times New Roman"/>
          </w:rPr>
          <w:delText>,</w:delText>
        </w:r>
        <w:r w:rsidR="00783EC9" w:rsidRPr="00B1785C" w:rsidDel="007D7D03">
          <w:rPr>
            <w:rFonts w:ascii="Times New Roman" w:hAnsi="Times New Roman" w:cs="Times New Roman"/>
          </w:rPr>
          <w:delText xml:space="preserve"> exacerbating the rampant inequality in my city</w:delText>
        </w:r>
      </w:del>
      <w:r w:rsidR="00783EC9" w:rsidRPr="00B1785C">
        <w:rPr>
          <w:rFonts w:ascii="Times New Roman" w:hAnsi="Times New Roman" w:cs="Times New Roman"/>
        </w:rPr>
        <w:t xml:space="preserve">. Ever since, I have been </w:t>
      </w:r>
      <w:del w:id="84" w:author="carlos sadovi" w:date="2023-09-21T20:42:00Z">
        <w:r w:rsidR="00783EC9" w:rsidRPr="00B1785C" w:rsidDel="000E7025">
          <w:rPr>
            <w:rFonts w:ascii="Times New Roman" w:hAnsi="Times New Roman" w:cs="Times New Roman"/>
          </w:rPr>
          <w:delText xml:space="preserve">passionate </w:delText>
        </w:r>
      </w:del>
      <w:ins w:id="85" w:author="carlos sadovi" w:date="2023-09-21T20:42:00Z">
        <w:r w:rsidR="000E7025">
          <w:rPr>
            <w:rFonts w:ascii="Times New Roman" w:hAnsi="Times New Roman" w:cs="Times New Roman"/>
          </w:rPr>
          <w:t xml:space="preserve">focused on </w:t>
        </w:r>
      </w:ins>
      <w:del w:id="86" w:author="carlos sadovi" w:date="2023-09-21T20:42:00Z">
        <w:r w:rsidR="00783EC9" w:rsidRPr="00B1785C" w:rsidDel="000E7025">
          <w:rPr>
            <w:rFonts w:ascii="Times New Roman" w:hAnsi="Times New Roman" w:cs="Times New Roman"/>
          </w:rPr>
          <w:delText xml:space="preserve">about the </w:delText>
        </w:r>
      </w:del>
      <w:r w:rsidR="00126E97" w:rsidRPr="00126E97">
        <w:rPr>
          <w:rFonts w:ascii="Times New Roman" w:hAnsi="Times New Roman" w:cs="Times New Roman"/>
          <w:highlight w:val="yellow"/>
        </w:rPr>
        <w:t>applied microeconomics and public economics</w:t>
      </w:r>
      <w:r w:rsidR="00783EC9" w:rsidRPr="00B1785C">
        <w:rPr>
          <w:rFonts w:ascii="Times New Roman" w:hAnsi="Times New Roman" w:cs="Times New Roman"/>
        </w:rPr>
        <w:t xml:space="preserve">. </w:t>
      </w:r>
      <w:del w:id="87" w:author="carlos sadovi" w:date="2023-09-21T20:42:00Z">
        <w:r w:rsidR="00783EC9" w:rsidRPr="00B1785C" w:rsidDel="000E7025">
          <w:rPr>
            <w:rFonts w:ascii="Times New Roman" w:hAnsi="Times New Roman" w:cs="Times New Roman"/>
          </w:rPr>
          <w:delText xml:space="preserve">This </w:delText>
        </w:r>
      </w:del>
      <w:ins w:id="88" w:author="carlos sadovi" w:date="2023-09-21T20:42:00Z">
        <w:r w:rsidR="000E7025">
          <w:rPr>
            <w:rFonts w:ascii="Times New Roman" w:hAnsi="Times New Roman" w:cs="Times New Roman"/>
          </w:rPr>
          <w:t>My</w:t>
        </w:r>
        <w:r w:rsidR="000E7025" w:rsidRPr="00B1785C">
          <w:rPr>
            <w:rFonts w:ascii="Times New Roman" w:hAnsi="Times New Roman" w:cs="Times New Roman"/>
          </w:rPr>
          <w:t xml:space="preserve"> </w:t>
        </w:r>
      </w:ins>
      <w:r w:rsidR="00783EC9" w:rsidRPr="00B1785C">
        <w:rPr>
          <w:rFonts w:ascii="Times New Roman" w:hAnsi="Times New Roman" w:cs="Times New Roman"/>
        </w:rPr>
        <w:t>i</w:t>
      </w:r>
      <w:r w:rsidR="00783EC9">
        <w:rPr>
          <w:rFonts w:ascii="Times New Roman" w:hAnsi="Times New Roman" w:cs="Times New Roman"/>
        </w:rPr>
        <w:t xml:space="preserve">nterest inspired </w:t>
      </w:r>
      <w:r w:rsidR="00783EC9">
        <w:rPr>
          <w:rFonts w:ascii="Times New Roman" w:hAnsi="Times New Roman" w:cs="Times New Roman"/>
        </w:rPr>
        <w:lastRenderedPageBreak/>
        <w:t xml:space="preserve">me to write my mortgage paper </w:t>
      </w:r>
      <w:del w:id="89" w:author="carlos sadovi" w:date="2023-09-21T20:42:00Z">
        <w:r w:rsidR="00783EC9" w:rsidDel="000E7025">
          <w:rPr>
            <w:rFonts w:ascii="Times New Roman" w:hAnsi="Times New Roman" w:cs="Times New Roman"/>
          </w:rPr>
          <w:delText xml:space="preserve">in </w:delText>
        </w:r>
      </w:del>
      <w:ins w:id="90" w:author="carlos sadovi" w:date="2023-09-21T20:42:00Z">
        <w:r w:rsidR="000E7025">
          <w:rPr>
            <w:rFonts w:ascii="Times New Roman" w:hAnsi="Times New Roman" w:cs="Times New Roman"/>
          </w:rPr>
          <w:t>as an</w:t>
        </w:r>
        <w:r w:rsidR="000E7025">
          <w:rPr>
            <w:rFonts w:ascii="Times New Roman" w:hAnsi="Times New Roman" w:cs="Times New Roman"/>
          </w:rPr>
          <w:t xml:space="preserve"> </w:t>
        </w:r>
      </w:ins>
      <w:r w:rsidR="00783EC9">
        <w:rPr>
          <w:rFonts w:ascii="Times New Roman" w:hAnsi="Times New Roman" w:cs="Times New Roman"/>
        </w:rPr>
        <w:t>undergrad; to work with Paciorek et al. on their mortgage discrimination paper; and motivated my choice to work on economic research and policy at the Fed.</w:t>
      </w:r>
      <w:bookmarkEnd w:id="70"/>
      <w:r w:rsidR="00DF7B57">
        <w:rPr>
          <w:rFonts w:ascii="Times New Roman" w:hAnsi="Times New Roman" w:cs="Times New Roman"/>
        </w:rPr>
        <w:t xml:space="preserve"> </w:t>
      </w:r>
      <w:ins w:id="91" w:author="carlos sadovi" w:date="2023-09-21T20:43:00Z">
        <w:r w:rsidR="000E7025">
          <w:rPr>
            <w:rFonts w:ascii="Times New Roman" w:hAnsi="Times New Roman" w:cs="Times New Roman"/>
          </w:rPr>
          <w:t xml:space="preserve">I believe my interests are in alignment with the research interests </w:t>
        </w:r>
      </w:ins>
      <w:ins w:id="92" w:author="carlos sadovi" w:date="2023-09-21T20:44:00Z">
        <w:r w:rsidR="000E7025">
          <w:rPr>
            <w:rFonts w:ascii="Times New Roman" w:hAnsi="Times New Roman" w:cs="Times New Roman"/>
          </w:rPr>
          <w:t xml:space="preserve">of your prestigious university. </w:t>
        </w:r>
      </w:ins>
      <w:r w:rsidR="00783EC9">
        <w:rPr>
          <w:rFonts w:ascii="Times New Roman" w:hAnsi="Times New Roman" w:cs="Times New Roman"/>
          <w:b/>
          <w:bCs/>
          <w:highlight w:val="yellow"/>
        </w:rPr>
        <w:t>Tie this discussion of research interests to specific faculty at school.</w:t>
      </w:r>
    </w:p>
    <w:p w14:paraId="1A9CE0D9" w14:textId="4FF3976D" w:rsidR="00943F52" w:rsidRPr="00105543" w:rsidRDefault="00783EC9" w:rsidP="00943F52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</w:t>
      </w:r>
      <w:r w:rsidRPr="00B707A4">
        <w:rPr>
          <w:rFonts w:ascii="Times New Roman" w:hAnsi="Times New Roman" w:cs="Times New Roman"/>
        </w:rPr>
        <w:t xml:space="preserve"> </w:t>
      </w:r>
      <w:del w:id="93" w:author="carlos sadovi" w:date="2023-09-21T20:45:00Z">
        <w:r w:rsidRPr="00B707A4" w:rsidDel="00EB5912">
          <w:rPr>
            <w:rFonts w:ascii="Times New Roman" w:hAnsi="Times New Roman" w:cs="Times New Roman"/>
          </w:rPr>
          <w:delText xml:space="preserve">passion </w:delText>
        </w:r>
      </w:del>
      <w:ins w:id="94" w:author="carlos sadovi" w:date="2023-09-21T20:45:00Z">
        <w:r w:rsidR="00EB5912">
          <w:rPr>
            <w:rFonts w:ascii="Times New Roman" w:hAnsi="Times New Roman" w:cs="Times New Roman"/>
          </w:rPr>
          <w:t>thirst</w:t>
        </w:r>
        <w:r w:rsidR="00EB5912" w:rsidRPr="00B707A4">
          <w:rPr>
            <w:rFonts w:ascii="Times New Roman" w:hAnsi="Times New Roman" w:cs="Times New Roman"/>
          </w:rPr>
          <w:t xml:space="preserve"> </w:t>
        </w:r>
      </w:ins>
      <w:r w:rsidRPr="00B707A4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>economic</w:t>
      </w:r>
      <w:r w:rsidRPr="00B707A4">
        <w:rPr>
          <w:rFonts w:ascii="Times New Roman" w:hAnsi="Times New Roman" w:cs="Times New Roman"/>
        </w:rPr>
        <w:t xml:space="preserve"> research</w:t>
      </w:r>
      <w:r w:rsidR="00440F16">
        <w:rPr>
          <w:rFonts w:ascii="Times New Roman" w:hAnsi="Times New Roman" w:cs="Times New Roman"/>
        </w:rPr>
        <w:t>, combined with my</w:t>
      </w:r>
      <w:r w:rsidRPr="00B707A4">
        <w:rPr>
          <w:rFonts w:ascii="Times New Roman" w:hAnsi="Times New Roman" w:cs="Times New Roman"/>
        </w:rPr>
        <w:t xml:space="preserve"> academic </w:t>
      </w:r>
      <w:r>
        <w:rPr>
          <w:rFonts w:ascii="Times New Roman" w:hAnsi="Times New Roman" w:cs="Times New Roman"/>
        </w:rPr>
        <w:t>background, professional experiences,</w:t>
      </w:r>
      <w:r w:rsidRPr="00B707A4">
        <w:rPr>
          <w:rFonts w:ascii="Times New Roman" w:hAnsi="Times New Roman" w:cs="Times New Roman"/>
        </w:rPr>
        <w:t xml:space="preserve"> and ongoing </w:t>
      </w:r>
      <w:r>
        <w:rPr>
          <w:rFonts w:ascii="Times New Roman" w:hAnsi="Times New Roman" w:cs="Times New Roman"/>
        </w:rPr>
        <w:t xml:space="preserve">research </w:t>
      </w:r>
      <w:r w:rsidRPr="00B707A4">
        <w:rPr>
          <w:rFonts w:ascii="Times New Roman" w:hAnsi="Times New Roman" w:cs="Times New Roman"/>
        </w:rPr>
        <w:t>projects</w:t>
      </w:r>
      <w:r w:rsidR="00440F16">
        <w:rPr>
          <w:rFonts w:ascii="Times New Roman" w:hAnsi="Times New Roman" w:cs="Times New Roman"/>
        </w:rPr>
        <w:t>,</w:t>
      </w:r>
      <w:r w:rsidRPr="00B707A4">
        <w:rPr>
          <w:rFonts w:ascii="Times New Roman" w:hAnsi="Times New Roman" w:cs="Times New Roman"/>
        </w:rPr>
        <w:t xml:space="preserve"> have </w:t>
      </w:r>
      <w:r>
        <w:rPr>
          <w:rFonts w:ascii="Times New Roman" w:hAnsi="Times New Roman" w:cs="Times New Roman"/>
        </w:rPr>
        <w:t>equipped me with the tools and skills necessary to succeed as a doctoral student and a future economist</w:t>
      </w:r>
      <w:r w:rsidRPr="00B707A4">
        <w:rPr>
          <w:rFonts w:ascii="Times New Roman" w:hAnsi="Times New Roman" w:cs="Times New Roman"/>
        </w:rPr>
        <w:t xml:space="preserve">. I </w:t>
      </w:r>
      <w:r>
        <w:rPr>
          <w:rFonts w:ascii="Times New Roman" w:hAnsi="Times New Roman" w:cs="Times New Roman"/>
        </w:rPr>
        <w:t xml:space="preserve">believe I would be </w:t>
      </w:r>
      <w:r w:rsidR="007508B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9C564F">
        <w:rPr>
          <w:rFonts w:ascii="Times New Roman" w:hAnsi="Times New Roman" w:cs="Times New Roman"/>
        </w:rPr>
        <w:t>great</w:t>
      </w:r>
      <w:r>
        <w:rPr>
          <w:rFonts w:ascii="Times New Roman" w:hAnsi="Times New Roman" w:cs="Times New Roman"/>
        </w:rPr>
        <w:t xml:space="preserve"> addition at</w:t>
      </w:r>
      <w:r w:rsidRPr="00B707A4">
        <w:rPr>
          <w:rFonts w:ascii="Times New Roman" w:hAnsi="Times New Roman" w:cs="Times New Roman"/>
        </w:rPr>
        <w:t xml:space="preserve"> </w:t>
      </w:r>
      <w:r w:rsidRPr="000048AF">
        <w:rPr>
          <w:rFonts w:ascii="Times New Roman" w:hAnsi="Times New Roman" w:cs="Times New Roman"/>
          <w:b/>
          <w:bCs/>
          <w:color w:val="FF0000"/>
          <w:highlight w:val="yellow"/>
          <w:u w:val="single"/>
        </w:rPr>
        <w:t>UNIVERSITY</w:t>
      </w:r>
      <w:r w:rsidRPr="00B707A4">
        <w:rPr>
          <w:rFonts w:ascii="Times New Roman" w:hAnsi="Times New Roman" w:cs="Times New Roman"/>
        </w:rPr>
        <w:t>. Thank you for considering my application.</w:t>
      </w:r>
    </w:p>
    <w:sectPr w:rsidR="00943F52" w:rsidRPr="00105543" w:rsidSect="004B12D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Kyra Sadovi" w:date="2023-09-21T16:19:00Z" w:initials="KS">
    <w:p w14:paraId="74CBA7E3" w14:textId="77777777" w:rsidR="000D6C95" w:rsidRDefault="000D6C95" w:rsidP="00C03AD9">
      <w:r>
        <w:rPr>
          <w:rStyle w:val="CommentReference"/>
        </w:rPr>
        <w:annotationRef/>
      </w:r>
      <w:r>
        <w:rPr>
          <w:kern w:val="0"/>
          <w:sz w:val="20"/>
          <w:szCs w:val="20"/>
          <w14:ligatures w14:val="none"/>
        </w:rPr>
        <w:t>This will vary based on the school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CBA7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AD1CE3A" w16cex:dateUtc="2023-09-21T20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CBA7E3" w16cid:durableId="0AD1CE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FB373" w14:textId="77777777" w:rsidR="00FD1920" w:rsidRDefault="00FD1920" w:rsidP="00783EC9">
      <w:pPr>
        <w:spacing w:after="0"/>
      </w:pPr>
      <w:r>
        <w:separator/>
      </w:r>
    </w:p>
  </w:endnote>
  <w:endnote w:type="continuationSeparator" w:id="0">
    <w:p w14:paraId="1E6DE1F7" w14:textId="77777777" w:rsidR="00FD1920" w:rsidRDefault="00FD1920" w:rsidP="00783E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31605" w14:textId="77777777" w:rsidR="00FD1920" w:rsidRDefault="00FD1920" w:rsidP="00783EC9">
      <w:pPr>
        <w:spacing w:after="0"/>
      </w:pPr>
      <w:r>
        <w:separator/>
      </w:r>
    </w:p>
  </w:footnote>
  <w:footnote w:type="continuationSeparator" w:id="0">
    <w:p w14:paraId="0CA49752" w14:textId="77777777" w:rsidR="00FD1920" w:rsidRDefault="00FD1920" w:rsidP="00783E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CFF2" w14:textId="5D7E0D8E" w:rsidR="00361073" w:rsidRDefault="00783EC9">
    <w:pPr>
      <w:pStyle w:val="Header"/>
    </w:pP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DAFA6B" wp14:editId="1937FEC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2" name="MSIPCM4ce34ef8a88a30986dc4d3b5" descr="{&quot;HashCode&quot;:81059089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B224C5" w14:textId="0071FF0D" w:rsidR="00783EC9" w:rsidRPr="00783EC9" w:rsidRDefault="00783EC9" w:rsidP="00783EC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783EC9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AFA6B" id="_x0000_t202" coordsize="21600,21600" o:spt="202" path="m,l,21600r21600,l21600,xe">
              <v:stroke joinstyle="miter"/>
              <v:path gradientshapeok="t" o:connecttype="rect"/>
            </v:shapetype>
            <v:shape id="MSIPCM4ce34ef8a88a30986dc4d3b5" o:spid="_x0000_s1026" type="#_x0000_t202" alt="{&quot;HashCode&quot;:810590895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textbox inset="20pt,0,,0">
                <w:txbxContent>
                  <w:p w14:paraId="5BB224C5" w14:textId="0071FF0D" w:rsidR="00783EC9" w:rsidRPr="00783EC9" w:rsidRDefault="00783EC9" w:rsidP="00783EC9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783EC9">
                      <w:rPr>
                        <w:rFonts w:ascii="Calibri" w:hAnsi="Calibri" w:cs="Calibri"/>
                        <w:color w:val="000000"/>
                        <w:sz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os sadovi">
    <w15:presenceInfo w15:providerId="Windows Live" w15:userId="afa9559e89487b1b"/>
  </w15:person>
  <w15:person w15:author="Kyra Sadovi">
    <w15:presenceInfo w15:providerId="Windows Live" w15:userId="02ed7f9de76a6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FB7567B-46D5-4DA9-BFD8-B871D22E292F}"/>
    <w:docVar w:name="dgnword-eventsink" w:val="2183589112720"/>
  </w:docVars>
  <w:rsids>
    <w:rsidRoot w:val="00783EC9"/>
    <w:rsid w:val="00060758"/>
    <w:rsid w:val="0007339B"/>
    <w:rsid w:val="000B0D44"/>
    <w:rsid w:val="000B20AA"/>
    <w:rsid w:val="000D6C95"/>
    <w:rsid w:val="000E7025"/>
    <w:rsid w:val="00105543"/>
    <w:rsid w:val="00126E97"/>
    <w:rsid w:val="001527BA"/>
    <w:rsid w:val="00155DAF"/>
    <w:rsid w:val="0015765F"/>
    <w:rsid w:val="001B7C79"/>
    <w:rsid w:val="001C69AC"/>
    <w:rsid w:val="001D4800"/>
    <w:rsid w:val="001E374C"/>
    <w:rsid w:val="001F1FFE"/>
    <w:rsid w:val="002047F6"/>
    <w:rsid w:val="002061C8"/>
    <w:rsid w:val="00222AB5"/>
    <w:rsid w:val="0022351C"/>
    <w:rsid w:val="00227C76"/>
    <w:rsid w:val="002415AA"/>
    <w:rsid w:val="00243A6A"/>
    <w:rsid w:val="002700A1"/>
    <w:rsid w:val="00291015"/>
    <w:rsid w:val="002A2530"/>
    <w:rsid w:val="00324FDB"/>
    <w:rsid w:val="00361073"/>
    <w:rsid w:val="00361CC1"/>
    <w:rsid w:val="003B6193"/>
    <w:rsid w:val="00403A0A"/>
    <w:rsid w:val="00412DE7"/>
    <w:rsid w:val="00413EF8"/>
    <w:rsid w:val="00440F16"/>
    <w:rsid w:val="0045065A"/>
    <w:rsid w:val="00483515"/>
    <w:rsid w:val="00517B1D"/>
    <w:rsid w:val="00581285"/>
    <w:rsid w:val="00593A21"/>
    <w:rsid w:val="005B7B21"/>
    <w:rsid w:val="005F1DFB"/>
    <w:rsid w:val="00600055"/>
    <w:rsid w:val="00613E71"/>
    <w:rsid w:val="006373BC"/>
    <w:rsid w:val="00643804"/>
    <w:rsid w:val="00687A54"/>
    <w:rsid w:val="00687E00"/>
    <w:rsid w:val="006B0F52"/>
    <w:rsid w:val="00717C35"/>
    <w:rsid w:val="007508BF"/>
    <w:rsid w:val="00783EC9"/>
    <w:rsid w:val="007C323D"/>
    <w:rsid w:val="007D7D03"/>
    <w:rsid w:val="00873FD0"/>
    <w:rsid w:val="00886D3C"/>
    <w:rsid w:val="008E12B5"/>
    <w:rsid w:val="00943F52"/>
    <w:rsid w:val="0095210D"/>
    <w:rsid w:val="009942CA"/>
    <w:rsid w:val="009B1BBA"/>
    <w:rsid w:val="009B74A3"/>
    <w:rsid w:val="009C564F"/>
    <w:rsid w:val="00A02B6F"/>
    <w:rsid w:val="00A64343"/>
    <w:rsid w:val="00A74F04"/>
    <w:rsid w:val="00B01899"/>
    <w:rsid w:val="00B04D6C"/>
    <w:rsid w:val="00B1785C"/>
    <w:rsid w:val="00B37CAB"/>
    <w:rsid w:val="00B64784"/>
    <w:rsid w:val="00BA4157"/>
    <w:rsid w:val="00BF507E"/>
    <w:rsid w:val="00C06D55"/>
    <w:rsid w:val="00C955D3"/>
    <w:rsid w:val="00CA0CC4"/>
    <w:rsid w:val="00CD5096"/>
    <w:rsid w:val="00CE0907"/>
    <w:rsid w:val="00D15E0C"/>
    <w:rsid w:val="00D91513"/>
    <w:rsid w:val="00D9618B"/>
    <w:rsid w:val="00DE3F72"/>
    <w:rsid w:val="00DF7B57"/>
    <w:rsid w:val="00E11002"/>
    <w:rsid w:val="00E42130"/>
    <w:rsid w:val="00E4700F"/>
    <w:rsid w:val="00E5308F"/>
    <w:rsid w:val="00EA095C"/>
    <w:rsid w:val="00EB5912"/>
    <w:rsid w:val="00ED0B95"/>
    <w:rsid w:val="00EF41CC"/>
    <w:rsid w:val="00F024C6"/>
    <w:rsid w:val="00F81222"/>
    <w:rsid w:val="00FD1920"/>
    <w:rsid w:val="00FE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D08DC"/>
  <w15:chartTrackingRefBased/>
  <w15:docId w15:val="{7C371813-4995-420E-9893-55E5F280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EC9"/>
    <w:pPr>
      <w:spacing w:after="120" w:line="240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83E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3EC9"/>
    <w:pPr>
      <w:spacing w:after="16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3EC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3E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3EC9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83E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3EC9"/>
    <w:rPr>
      <w:kern w:val="2"/>
      <w:sz w:val="24"/>
      <w:szCs w:val="24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6C95"/>
    <w:pPr>
      <w:spacing w:after="12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6C95"/>
    <w:rPr>
      <w:b/>
      <w:bCs/>
      <w:kern w:val="2"/>
      <w:sz w:val="20"/>
      <w:szCs w:val="20"/>
      <w14:ligatures w14:val="standardContextual"/>
    </w:rPr>
  </w:style>
  <w:style w:type="paragraph" w:styleId="Revision">
    <w:name w:val="Revision"/>
    <w:hidden/>
    <w:uiPriority w:val="99"/>
    <w:semiHidden/>
    <w:rsid w:val="00B04D6C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carlos sadovi</cp:lastModifiedBy>
  <cp:revision>78</cp:revision>
  <dcterms:created xsi:type="dcterms:W3CDTF">2023-09-12T20:18:00Z</dcterms:created>
  <dcterms:modified xsi:type="dcterms:W3CDTF">2023-09-22T01:47:00Z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64a1c01c-b7bf-47d2-a45c-fafea26211d9</vt:lpwstr>
  </property>
  <property fmtid="{D5CDD505-2E9C-101B-9397-08002B2CF9AE}" pid="3" name="MSIP_Label_020c9e8b-b879-4ade-97ac-60b9c2bff5e3_Enabled">
    <vt:lpwstr>true</vt:lpwstr>
  </property>
  <property fmtid="{D5CDD505-2E9C-101B-9397-08002B2CF9AE}" pid="4" name="MSIP_Label_020c9e8b-b879-4ade-97ac-60b9c2bff5e3_SetDate">
    <vt:lpwstr>2023-09-18T14:03:51Z</vt:lpwstr>
  </property>
  <property fmtid="{D5CDD505-2E9C-101B-9397-08002B2CF9AE}" pid="5" name="MSIP_Label_020c9e8b-b879-4ade-97ac-60b9c2bff5e3_Method">
    <vt:lpwstr>Privileged</vt:lpwstr>
  </property>
  <property fmtid="{D5CDD505-2E9C-101B-9397-08002B2CF9AE}" pid="6" name="MSIP_Label_020c9e8b-b879-4ade-97ac-60b9c2bff5e3_Name">
    <vt:lpwstr>PERSONAL-NONWORK - EXTERNAL</vt:lpwstr>
  </property>
  <property fmtid="{D5CDD505-2E9C-101B-9397-08002B2CF9AE}" pid="7" name="MSIP_Label_020c9e8b-b879-4ade-97ac-60b9c2bff5e3_SiteId">
    <vt:lpwstr>87bb2570-5c1e-4973-9c37-09257a95aeb1</vt:lpwstr>
  </property>
  <property fmtid="{D5CDD505-2E9C-101B-9397-08002B2CF9AE}" pid="8" name="MSIP_Label_020c9e8b-b879-4ade-97ac-60b9c2bff5e3_ActionId">
    <vt:lpwstr>ddef6028-7126-4d19-ab54-3ad775432687</vt:lpwstr>
  </property>
  <property fmtid="{D5CDD505-2E9C-101B-9397-08002B2CF9AE}" pid="9" name="MSIP_Label_020c9e8b-b879-4ade-97ac-60b9c2bff5e3_ContentBits">
    <vt:lpwstr>1</vt:lpwstr>
  </property>
</Properties>
</file>
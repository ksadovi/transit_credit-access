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37757" w14:textId="77777777" w:rsidR="00783EC9" w:rsidRPr="006D2ECE" w:rsidRDefault="00783EC9" w:rsidP="00D91513">
      <w:pPr>
        <w:jc w:val="center"/>
        <w:rPr>
          <w:rFonts w:ascii="Times New Roman" w:hAnsi="Times New Roman" w:cs="Times New Roman"/>
        </w:rPr>
      </w:pPr>
      <w:r w:rsidRPr="006D2ECE">
        <w:rPr>
          <w:rFonts w:ascii="Times New Roman" w:hAnsi="Times New Roman" w:cs="Times New Roman"/>
        </w:rPr>
        <w:t>Statement of Purpose</w:t>
      </w:r>
    </w:p>
    <w:p w14:paraId="5555F6F5" w14:textId="77777777" w:rsidR="00783EC9" w:rsidRPr="006D2ECE" w:rsidRDefault="00783EC9" w:rsidP="00D91513">
      <w:pPr>
        <w:jc w:val="center"/>
        <w:rPr>
          <w:rFonts w:ascii="Times New Roman" w:hAnsi="Times New Roman" w:cs="Times New Roman"/>
        </w:rPr>
      </w:pPr>
      <w:r w:rsidRPr="006D2ECE">
        <w:rPr>
          <w:rFonts w:ascii="Times New Roman" w:hAnsi="Times New Roman" w:cs="Times New Roman"/>
        </w:rPr>
        <w:t>Kyra Sadovi</w:t>
      </w:r>
    </w:p>
    <w:p w14:paraId="5DEFF13D" w14:textId="6F9FD8AC" w:rsidR="00783EC9" w:rsidRPr="006D2ECE" w:rsidRDefault="00783EC9" w:rsidP="00783EC9">
      <w:pPr>
        <w:spacing w:after="0"/>
        <w:ind w:firstLine="720"/>
        <w:rPr>
          <w:rFonts w:ascii="Times New Roman" w:hAnsi="Times New Roman" w:cs="Times New Roman"/>
        </w:rPr>
      </w:pPr>
      <w:bookmarkStart w:id="0" w:name="_Hlk145491863"/>
      <w:r w:rsidRPr="006D2ECE">
        <w:rPr>
          <w:rFonts w:ascii="Times New Roman" w:hAnsi="Times New Roman" w:cs="Times New Roman"/>
        </w:rPr>
        <w:t xml:space="preserve">I </w:t>
      </w:r>
      <w:r>
        <w:rPr>
          <w:rFonts w:ascii="Times New Roman" w:hAnsi="Times New Roman" w:cs="Times New Roman"/>
        </w:rPr>
        <w:t xml:space="preserve">first </w:t>
      </w:r>
      <w:r w:rsidRPr="006D2ECE">
        <w:rPr>
          <w:rFonts w:ascii="Times New Roman" w:hAnsi="Times New Roman" w:cs="Times New Roman"/>
        </w:rPr>
        <w:t xml:space="preserve">witnessed the impact </w:t>
      </w:r>
      <w:r>
        <w:rPr>
          <w:rFonts w:ascii="Times New Roman" w:hAnsi="Times New Roman" w:cs="Times New Roman"/>
        </w:rPr>
        <w:t>of economic forces on communities while growing up in post-</w:t>
      </w:r>
      <w:commentRangeStart w:id="1"/>
      <w:r>
        <w:rPr>
          <w:rFonts w:ascii="Times New Roman" w:hAnsi="Times New Roman" w:cs="Times New Roman"/>
        </w:rPr>
        <w:t xml:space="preserve">recession </w:t>
      </w:r>
      <w:commentRangeEnd w:id="1"/>
      <w:r w:rsidR="00407BD9">
        <w:rPr>
          <w:rStyle w:val="CommentReference"/>
          <w:kern w:val="0"/>
          <w14:ligatures w14:val="none"/>
        </w:rPr>
        <w:commentReference w:id="1"/>
      </w:r>
      <w:r>
        <w:rPr>
          <w:rFonts w:ascii="Times New Roman" w:hAnsi="Times New Roman" w:cs="Times New Roman"/>
        </w:rPr>
        <w:t>Chicago</w:t>
      </w:r>
      <w:r w:rsidRPr="006D2ECE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From the foreclosed homes that dotted our neighborhood to the layoffs of </w:t>
      </w:r>
      <w:r w:rsidR="009C564F">
        <w:rPr>
          <w:rFonts w:ascii="Times New Roman" w:hAnsi="Times New Roman" w:cs="Times New Roman"/>
        </w:rPr>
        <w:t xml:space="preserve">family </w:t>
      </w:r>
      <w:r w:rsidR="009B1BBA">
        <w:rPr>
          <w:rFonts w:ascii="Times New Roman" w:hAnsi="Times New Roman" w:cs="Times New Roman"/>
        </w:rPr>
        <w:t xml:space="preserve">members </w:t>
      </w:r>
      <w:r w:rsidR="009C564F">
        <w:rPr>
          <w:rFonts w:ascii="Times New Roman" w:hAnsi="Times New Roman" w:cs="Times New Roman"/>
        </w:rPr>
        <w:t>and neighbors</w:t>
      </w:r>
      <w:r>
        <w:rPr>
          <w:rFonts w:ascii="Times New Roman" w:hAnsi="Times New Roman" w:cs="Times New Roman"/>
        </w:rPr>
        <w:t>, even as a child it was impossible not to start asking questions about what</w:t>
      </w:r>
      <w:r w:rsidR="00D91513">
        <w:rPr>
          <w:rFonts w:ascii="Times New Roman" w:hAnsi="Times New Roman" w:cs="Times New Roman"/>
        </w:rPr>
        <w:t xml:space="preserve"> drove</w:t>
      </w:r>
      <w:r>
        <w:rPr>
          <w:rFonts w:ascii="Times New Roman" w:hAnsi="Times New Roman" w:cs="Times New Roman"/>
        </w:rPr>
        <w:t xml:space="preserve"> those trends. As a research assistant</w:t>
      </w:r>
      <w:r w:rsidRPr="0099737E">
        <w:rPr>
          <w:rFonts w:ascii="Times New Roman" w:hAnsi="Times New Roman" w:cs="Times New Roman"/>
        </w:rPr>
        <w:t xml:space="preserve"> at the </w:t>
      </w:r>
      <w:r>
        <w:rPr>
          <w:rFonts w:ascii="Times New Roman" w:hAnsi="Times New Roman" w:cs="Times New Roman"/>
        </w:rPr>
        <w:t xml:space="preserve">Board of Governors of the </w:t>
      </w:r>
      <w:r w:rsidRPr="0099737E">
        <w:rPr>
          <w:rFonts w:ascii="Times New Roman" w:hAnsi="Times New Roman" w:cs="Times New Roman"/>
        </w:rPr>
        <w:t>Federal Reserve</w:t>
      </w:r>
      <w:r>
        <w:rPr>
          <w:rFonts w:ascii="Times New Roman" w:hAnsi="Times New Roman" w:cs="Times New Roman"/>
        </w:rPr>
        <w:t xml:space="preserve">, I </w:t>
      </w:r>
      <w:del w:id="2" w:author="Andrew Paciorek" w:date="2023-09-21T14:40:00Z">
        <w:r w:rsidDel="00B953AB">
          <w:rPr>
            <w:rFonts w:ascii="Times New Roman" w:hAnsi="Times New Roman" w:cs="Times New Roman"/>
          </w:rPr>
          <w:delText xml:space="preserve">saw </w:delText>
        </w:r>
      </w:del>
      <w:ins w:id="3" w:author="Andrew Paciorek" w:date="2023-09-21T14:40:00Z">
        <w:r w:rsidR="00B953AB">
          <w:rPr>
            <w:rFonts w:ascii="Times New Roman" w:hAnsi="Times New Roman" w:cs="Times New Roman"/>
          </w:rPr>
          <w:t>have seen</w:t>
        </w:r>
        <w:r w:rsidR="00B953AB">
          <w:rPr>
            <w:rFonts w:ascii="Times New Roman" w:hAnsi="Times New Roman" w:cs="Times New Roman"/>
          </w:rPr>
          <w:t xml:space="preserve"> </w:t>
        </w:r>
      </w:ins>
      <w:r>
        <w:rPr>
          <w:rFonts w:ascii="Times New Roman" w:hAnsi="Times New Roman" w:cs="Times New Roman"/>
        </w:rPr>
        <w:t xml:space="preserve">how </w:t>
      </w:r>
      <w:del w:id="4" w:author="Andrew Paciorek" w:date="2023-09-21T14:40:00Z">
        <w:r w:rsidDel="00B953AB">
          <w:rPr>
            <w:rFonts w:ascii="Times New Roman" w:hAnsi="Times New Roman" w:cs="Times New Roman"/>
          </w:rPr>
          <w:delText>quantitative economic models</w:delText>
        </w:r>
      </w:del>
      <w:ins w:id="5" w:author="Andrew Paciorek" w:date="2023-09-21T14:40:00Z">
        <w:r w:rsidR="00B953AB">
          <w:rPr>
            <w:rFonts w:ascii="Times New Roman" w:hAnsi="Times New Roman" w:cs="Times New Roman"/>
          </w:rPr>
          <w:t>empirical analysis and economic models</w:t>
        </w:r>
      </w:ins>
      <w:r>
        <w:rPr>
          <w:rFonts w:ascii="Times New Roman" w:hAnsi="Times New Roman" w:cs="Times New Roman"/>
        </w:rPr>
        <w:t xml:space="preserve"> can answer the questions I had. Now, inspired by my coursework, my experiences working on economic research, and my personal experiences living in Chicago and Washington, D.C., I </w:t>
      </w:r>
      <w:r w:rsidR="00886D3C">
        <w:rPr>
          <w:rFonts w:ascii="Times New Roman" w:hAnsi="Times New Roman" w:cs="Times New Roman"/>
        </w:rPr>
        <w:t>aim</w:t>
      </w:r>
      <w:r>
        <w:rPr>
          <w:rFonts w:ascii="Times New Roman" w:hAnsi="Times New Roman" w:cs="Times New Roman"/>
        </w:rPr>
        <w:t xml:space="preserve"> to </w:t>
      </w:r>
      <w:r w:rsidRPr="0099737E">
        <w:rPr>
          <w:rFonts w:ascii="Times New Roman" w:hAnsi="Times New Roman" w:cs="Times New Roman"/>
        </w:rPr>
        <w:t xml:space="preserve">become a research economist </w:t>
      </w:r>
      <w:r w:rsidR="009C564F">
        <w:rPr>
          <w:rFonts w:ascii="Times New Roman" w:hAnsi="Times New Roman" w:cs="Times New Roman"/>
        </w:rPr>
        <w:t>with a special interest</w:t>
      </w:r>
      <w:commentRangeStart w:id="6"/>
      <w:commentRangeStart w:id="7"/>
      <w:r w:rsidRPr="0099737E">
        <w:rPr>
          <w:rFonts w:ascii="Times New Roman" w:hAnsi="Times New Roman" w:cs="Times New Roman"/>
        </w:rPr>
        <w:t xml:space="preserve"> in housing and urban economics</w:t>
      </w:r>
      <w:commentRangeEnd w:id="6"/>
      <w:r>
        <w:rPr>
          <w:rStyle w:val="CommentReference"/>
        </w:rPr>
        <w:commentReference w:id="6"/>
      </w:r>
      <w:bookmarkEnd w:id="0"/>
      <w:commentRangeEnd w:id="7"/>
      <w:r w:rsidR="005128F9">
        <w:rPr>
          <w:rStyle w:val="CommentReference"/>
          <w:kern w:val="0"/>
          <w14:ligatures w14:val="none"/>
        </w:rPr>
        <w:commentReference w:id="7"/>
      </w:r>
      <w:r w:rsidRPr="0099737E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6D2ECE">
        <w:rPr>
          <w:rFonts w:ascii="Times New Roman" w:hAnsi="Times New Roman" w:cs="Times New Roman"/>
        </w:rPr>
        <w:t xml:space="preserve">I believe I am an excellent candidate to join the 2024 economics Ph.D. cohort at </w:t>
      </w:r>
      <w:r w:rsidRPr="006D2ECE">
        <w:rPr>
          <w:rFonts w:ascii="Times New Roman" w:hAnsi="Times New Roman" w:cs="Times New Roman"/>
          <w:color w:val="FF0000"/>
          <w:highlight w:val="yellow"/>
          <w:u w:val="single"/>
        </w:rPr>
        <w:t>UNIVERSITY</w:t>
      </w:r>
      <w:r w:rsidRPr="006D2ECE">
        <w:rPr>
          <w:rFonts w:ascii="Times New Roman" w:hAnsi="Times New Roman" w:cs="Times New Roman"/>
        </w:rPr>
        <w:t>.</w:t>
      </w:r>
    </w:p>
    <w:p w14:paraId="5906A200" w14:textId="13A428E2" w:rsidR="00783EC9" w:rsidRDefault="00783EC9" w:rsidP="00783EC9">
      <w:pPr>
        <w:spacing w:after="0"/>
        <w:ind w:firstLine="720"/>
        <w:rPr>
          <w:rFonts w:ascii="Times New Roman" w:hAnsi="Times New Roman" w:cs="Times New Roman"/>
        </w:rPr>
      </w:pPr>
      <w:bookmarkStart w:id="8" w:name="_Hlk145491986"/>
      <w:r>
        <w:rPr>
          <w:rFonts w:ascii="Times New Roman" w:hAnsi="Times New Roman" w:cs="Times New Roman"/>
        </w:rPr>
        <w:t xml:space="preserve">I </w:t>
      </w:r>
      <w:r w:rsidR="00D91513">
        <w:rPr>
          <w:rFonts w:ascii="Times New Roman" w:hAnsi="Times New Roman" w:cs="Times New Roman"/>
        </w:rPr>
        <w:t>have been</w:t>
      </w:r>
      <w:r>
        <w:rPr>
          <w:rFonts w:ascii="Times New Roman" w:hAnsi="Times New Roman" w:cs="Times New Roman"/>
        </w:rPr>
        <w:t xml:space="preserve"> a research assistant (RA) at the Board of Governors of the Federal Reserve in the division of Research and Statistics since June 2021. I work in a section charged with coordinating the Fed staff’s view of </w:t>
      </w:r>
      <w:del w:id="9" w:author="Andrew Paciorek" w:date="2023-09-20T17:39:00Z">
        <w:r w:rsidDel="00407BD9">
          <w:rPr>
            <w:rFonts w:ascii="Times New Roman" w:hAnsi="Times New Roman" w:cs="Times New Roman"/>
          </w:rPr>
          <w:delText xml:space="preserve">GDP </w:delText>
        </w:r>
      </w:del>
      <w:ins w:id="10" w:author="Andrew Paciorek" w:date="2023-09-20T17:39:00Z">
        <w:r w:rsidR="00407BD9">
          <w:rPr>
            <w:rFonts w:ascii="Times New Roman" w:hAnsi="Times New Roman" w:cs="Times New Roman"/>
          </w:rPr>
          <w:t>economic</w:t>
        </w:r>
        <w:r w:rsidR="00407BD9">
          <w:rPr>
            <w:rFonts w:ascii="Times New Roman" w:hAnsi="Times New Roman" w:cs="Times New Roman"/>
          </w:rPr>
          <w:t xml:space="preserve"> </w:t>
        </w:r>
      </w:ins>
      <w:r>
        <w:rPr>
          <w:rFonts w:ascii="Times New Roman" w:hAnsi="Times New Roman" w:cs="Times New Roman"/>
        </w:rPr>
        <w:t>growth</w:t>
      </w:r>
      <w:commentRangeStart w:id="11"/>
      <w:ins w:id="12" w:author="Andrew Paciorek" w:date="2023-09-20T17:39:00Z">
        <w:r w:rsidR="00407BD9">
          <w:rPr>
            <w:rFonts w:ascii="Times New Roman" w:hAnsi="Times New Roman" w:cs="Times New Roman"/>
          </w:rPr>
          <w:t>, including consumer spending, business investment, and housing</w:t>
        </w:r>
      </w:ins>
      <w:r>
        <w:rPr>
          <w:rFonts w:ascii="Times New Roman" w:hAnsi="Times New Roman" w:cs="Times New Roman"/>
        </w:rPr>
        <w:t>.</w:t>
      </w:r>
      <w:commentRangeEnd w:id="11"/>
      <w:r w:rsidR="00407BD9">
        <w:rPr>
          <w:rStyle w:val="CommentReference"/>
          <w:kern w:val="0"/>
          <w14:ligatures w14:val="none"/>
        </w:rPr>
        <w:commentReference w:id="11"/>
      </w:r>
      <w:r>
        <w:rPr>
          <w:rFonts w:ascii="Times New Roman" w:hAnsi="Times New Roman" w:cs="Times New Roman"/>
        </w:rPr>
        <w:t xml:space="preserve"> </w:t>
      </w:r>
      <w:r w:rsidR="00886D3C">
        <w:rPr>
          <w:rFonts w:ascii="Times New Roman" w:hAnsi="Times New Roman" w:cs="Times New Roman"/>
        </w:rPr>
        <w:t xml:space="preserve">In addition to my policy work, </w:t>
      </w:r>
      <w:r>
        <w:rPr>
          <w:rFonts w:ascii="Times New Roman" w:hAnsi="Times New Roman" w:cs="Times New Roman"/>
        </w:rPr>
        <w:t xml:space="preserve">I </w:t>
      </w:r>
      <w:r w:rsidR="00886D3C">
        <w:rPr>
          <w:rFonts w:ascii="Times New Roman" w:hAnsi="Times New Roman" w:cs="Times New Roman"/>
        </w:rPr>
        <w:t>work closely with Board economists on</w:t>
      </w:r>
      <w:r w:rsidR="0048351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state-of-the-art economic research to tackle issues related to household finance and monetary policy</w:t>
      </w:r>
      <w:r w:rsidR="00D91513">
        <w:rPr>
          <w:rFonts w:ascii="Times New Roman" w:hAnsi="Times New Roman" w:cs="Times New Roman"/>
        </w:rPr>
        <w:t xml:space="preserve">. Now in my final year at the Board, I am </w:t>
      </w:r>
      <w:ins w:id="13" w:author="Andrew Paciorek" w:date="2023-09-20T17:40:00Z">
        <w:r w:rsidR="000B32A1">
          <w:rPr>
            <w:rFonts w:ascii="Times New Roman" w:hAnsi="Times New Roman" w:cs="Times New Roman"/>
          </w:rPr>
          <w:t>an important contributor to</w:t>
        </w:r>
      </w:ins>
      <w:del w:id="14" w:author="Andrew Paciorek" w:date="2023-09-20T17:40:00Z">
        <w:r w:rsidR="00D91513" w:rsidDel="000B32A1">
          <w:rPr>
            <w:rFonts w:ascii="Times New Roman" w:hAnsi="Times New Roman" w:cs="Times New Roman"/>
          </w:rPr>
          <w:delText>on</w:delText>
        </w:r>
      </w:del>
      <w:r w:rsidR="00D91513">
        <w:rPr>
          <w:rFonts w:ascii="Times New Roman" w:hAnsi="Times New Roman" w:cs="Times New Roman"/>
        </w:rPr>
        <w:t xml:space="preserve"> two research projects I will continue through the end of my tenure.</w:t>
      </w:r>
    </w:p>
    <w:p w14:paraId="55DB5CFA" w14:textId="3F487DB7" w:rsidR="00222AB5" w:rsidRDefault="00222AB5" w:rsidP="00222AB5">
      <w:pPr>
        <w:spacing w:after="0"/>
        <w:ind w:firstLine="720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</w:rPr>
        <w:t>The first</w:t>
      </w:r>
      <w:r w:rsidRPr="006D2ECE">
        <w:rPr>
          <w:rFonts w:ascii="Times New Roman" w:hAnsi="Times New Roman" w:cs="Times New Roman"/>
        </w:rPr>
        <w:t xml:space="preserve"> project </w:t>
      </w:r>
      <w:del w:id="15" w:author="Andrew Paciorek" w:date="2023-09-20T17:40:00Z">
        <w:r w:rsidRPr="006D2ECE" w:rsidDel="002A326D">
          <w:rPr>
            <w:rFonts w:ascii="Times New Roman" w:hAnsi="Times New Roman" w:cs="Times New Roman"/>
          </w:rPr>
          <w:delText xml:space="preserve">I will continue during my final year at the </w:delText>
        </w:r>
        <w:r w:rsidDel="002A326D">
          <w:rPr>
            <w:rFonts w:ascii="Times New Roman" w:hAnsi="Times New Roman" w:cs="Times New Roman"/>
          </w:rPr>
          <w:delText>Fed</w:delText>
        </w:r>
        <w:r w:rsidRPr="006D2ECE" w:rsidDel="002A326D">
          <w:rPr>
            <w:rFonts w:ascii="Times New Roman" w:hAnsi="Times New Roman" w:cs="Times New Roman"/>
          </w:rPr>
          <w:delText xml:space="preserve"> </w:delText>
        </w:r>
      </w:del>
      <w:r w:rsidRPr="006D2ECE">
        <w:rPr>
          <w:rFonts w:ascii="Times New Roman" w:hAnsi="Times New Roman" w:cs="Times New Roman"/>
        </w:rPr>
        <w:t>is with</w:t>
      </w:r>
      <w:r>
        <w:rPr>
          <w:rFonts w:ascii="Times New Roman" w:hAnsi="Times New Roman" w:cs="Times New Roman"/>
        </w:rPr>
        <w:t xml:space="preserve"> Board economist</w:t>
      </w:r>
      <w:r w:rsidRPr="006D2ECE">
        <w:rPr>
          <w:rFonts w:ascii="Times New Roman" w:hAnsi="Times New Roman" w:cs="Times New Roman"/>
        </w:rPr>
        <w:t xml:space="preserve"> Patrick Donnelly Moran. We measure the effect of home equity loans (HE loans) on mortgage delinquencies and interest rates using the legalization of HE loans in Texas in 1998. As a coauthor on this project, I</w:t>
      </w:r>
      <w:r>
        <w:rPr>
          <w:rFonts w:ascii="Times New Roman" w:hAnsi="Times New Roman" w:cs="Times New Roman"/>
        </w:rPr>
        <w:t xml:space="preserve"> write, maintain, and help interpret the statistical methods used in the paper, including t</w:t>
      </w:r>
      <w:r w:rsidRPr="006D2ECE">
        <w:rPr>
          <w:rFonts w:ascii="Times New Roman" w:hAnsi="Times New Roman" w:cs="Times New Roman"/>
        </w:rPr>
        <w:t>wo-way fixed effects</w:t>
      </w:r>
      <w:r>
        <w:rPr>
          <w:rFonts w:ascii="Times New Roman" w:hAnsi="Times New Roman" w:cs="Times New Roman"/>
        </w:rPr>
        <w:t xml:space="preserve"> models and synthetic control methods. </w:t>
      </w:r>
      <w:r w:rsidRPr="006D2ECE">
        <w:rPr>
          <w:rFonts w:ascii="Times New Roman" w:hAnsi="Times New Roman" w:cs="Times New Roman"/>
        </w:rPr>
        <w:t xml:space="preserve">I </w:t>
      </w:r>
      <w:r>
        <w:rPr>
          <w:rFonts w:ascii="Times New Roman" w:hAnsi="Times New Roman" w:cs="Times New Roman"/>
        </w:rPr>
        <w:t xml:space="preserve">have seen what </w:t>
      </w:r>
      <w:r w:rsidRPr="006D2ECE">
        <w:rPr>
          <w:rFonts w:ascii="Times New Roman" w:hAnsi="Times New Roman" w:cs="Times New Roman"/>
        </w:rPr>
        <w:t>trial-and-error looks like regarding model selection; got</w:t>
      </w:r>
      <w:r>
        <w:rPr>
          <w:rFonts w:ascii="Times New Roman" w:hAnsi="Times New Roman" w:cs="Times New Roman"/>
        </w:rPr>
        <w:t>ten</w:t>
      </w:r>
      <w:r w:rsidRPr="006D2ECE">
        <w:rPr>
          <w:rFonts w:ascii="Times New Roman" w:hAnsi="Times New Roman" w:cs="Times New Roman"/>
        </w:rPr>
        <w:t xml:space="preserve"> more practice working with large datasets after applying for and using both Equifax Consumer Credit Panel data and McDash mortgage data; and learned how to work collaboratively with a coauthor. </w:t>
      </w:r>
    </w:p>
    <w:p w14:paraId="6E81C8F7" w14:textId="248E1472" w:rsidR="00783EC9" w:rsidRDefault="00483515" w:rsidP="00783EC9">
      <w:pPr>
        <w:spacing w:after="0"/>
        <w:ind w:firstLine="720"/>
        <w:rPr>
          <w:rFonts w:ascii="Times New Roman" w:hAnsi="Times New Roman" w:cs="Times New Roman"/>
        </w:rPr>
      </w:pPr>
      <w:commentRangeStart w:id="16"/>
      <w:r>
        <w:rPr>
          <w:rFonts w:ascii="Times New Roman" w:hAnsi="Times New Roman" w:cs="Times New Roman"/>
        </w:rPr>
        <w:t xml:space="preserve">The </w:t>
      </w:r>
      <w:r w:rsidR="00222AB5">
        <w:rPr>
          <w:rFonts w:ascii="Times New Roman" w:hAnsi="Times New Roman" w:cs="Times New Roman"/>
        </w:rPr>
        <w:t>second</w:t>
      </w:r>
      <w:r>
        <w:rPr>
          <w:rFonts w:ascii="Times New Roman" w:hAnsi="Times New Roman" w:cs="Times New Roman"/>
        </w:rPr>
        <w:t xml:space="preserve"> project </w:t>
      </w:r>
      <w:ins w:id="17" w:author="Andrew Paciorek" w:date="2023-09-20T17:41:00Z">
        <w:r w:rsidR="002A326D">
          <w:rPr>
            <w:rFonts w:ascii="Times New Roman" w:hAnsi="Times New Roman" w:cs="Times New Roman"/>
          </w:rPr>
          <w:t>(</w:t>
        </w:r>
      </w:ins>
      <w:del w:id="18" w:author="Andrew Paciorek" w:date="2023-09-20T17:41:00Z">
        <w:r w:rsidDel="002A326D">
          <w:rPr>
            <w:rFonts w:ascii="Times New Roman" w:hAnsi="Times New Roman" w:cs="Times New Roman"/>
          </w:rPr>
          <w:delText>is</w:delText>
        </w:r>
        <w:r w:rsidR="00783EC9" w:rsidDel="002A326D">
          <w:rPr>
            <w:rFonts w:ascii="Times New Roman" w:hAnsi="Times New Roman" w:cs="Times New Roman"/>
          </w:rPr>
          <w:delText xml:space="preserve"> </w:delText>
        </w:r>
      </w:del>
      <w:r w:rsidR="00783EC9">
        <w:rPr>
          <w:rFonts w:ascii="Times New Roman" w:hAnsi="Times New Roman" w:cs="Times New Roman"/>
        </w:rPr>
        <w:t>with my supervisor</w:t>
      </w:r>
      <w:r w:rsidR="00783EC9" w:rsidRPr="006D2ECE">
        <w:rPr>
          <w:rFonts w:ascii="Times New Roman" w:hAnsi="Times New Roman" w:cs="Times New Roman"/>
        </w:rPr>
        <w:t>, Andrew Paciorek</w:t>
      </w:r>
      <w:del w:id="19" w:author="Andrew Paciorek" w:date="2023-09-21T14:43:00Z">
        <w:r w:rsidR="00783EC9" w:rsidRPr="006D2ECE" w:rsidDel="00B5317E">
          <w:rPr>
            <w:rFonts w:ascii="Times New Roman" w:hAnsi="Times New Roman" w:cs="Times New Roman"/>
          </w:rPr>
          <w:delText>,</w:delText>
        </w:r>
      </w:del>
      <w:r w:rsidR="00783EC9" w:rsidRPr="006D2ECE">
        <w:rPr>
          <w:rFonts w:ascii="Times New Roman" w:hAnsi="Times New Roman" w:cs="Times New Roman"/>
        </w:rPr>
        <w:t xml:space="preserve"> and </w:t>
      </w:r>
      <w:del w:id="20" w:author="Andrew Paciorek" w:date="2023-09-20T17:44:00Z">
        <w:r w:rsidR="00783EC9" w:rsidRPr="006D2ECE" w:rsidDel="001F2261">
          <w:rPr>
            <w:rFonts w:ascii="Times New Roman" w:hAnsi="Times New Roman" w:cs="Times New Roman"/>
          </w:rPr>
          <w:delText xml:space="preserve">economists </w:delText>
        </w:r>
      </w:del>
      <w:ins w:id="21" w:author="Andrew Paciorek" w:date="2023-09-20T17:44:00Z">
        <w:r w:rsidR="001F2261">
          <w:rPr>
            <w:rFonts w:ascii="Times New Roman" w:hAnsi="Times New Roman" w:cs="Times New Roman"/>
          </w:rPr>
          <w:t>professors</w:t>
        </w:r>
        <w:r w:rsidR="001F2261" w:rsidRPr="006D2ECE">
          <w:rPr>
            <w:rFonts w:ascii="Times New Roman" w:hAnsi="Times New Roman" w:cs="Times New Roman"/>
          </w:rPr>
          <w:t xml:space="preserve"> </w:t>
        </w:r>
      </w:ins>
      <w:r w:rsidR="00783EC9" w:rsidRPr="006D2ECE">
        <w:rPr>
          <w:rFonts w:ascii="Times New Roman" w:hAnsi="Times New Roman" w:cs="Times New Roman"/>
        </w:rPr>
        <w:t>Benjamin Keys and Will Dobbie</w:t>
      </w:r>
      <w:ins w:id="22" w:author="Andrew Paciorek" w:date="2023-09-20T17:41:00Z">
        <w:r w:rsidR="002A326D">
          <w:rPr>
            <w:rFonts w:ascii="Times New Roman" w:hAnsi="Times New Roman" w:cs="Times New Roman"/>
          </w:rPr>
          <w:t xml:space="preserve">) </w:t>
        </w:r>
      </w:ins>
      <w:ins w:id="23" w:author="Andrew Paciorek" w:date="2023-09-21T14:41:00Z">
        <w:r w:rsidR="00B5317E">
          <w:rPr>
            <w:rFonts w:ascii="Times New Roman" w:hAnsi="Times New Roman" w:cs="Times New Roman"/>
          </w:rPr>
          <w:t xml:space="preserve">uses new sources of data and new techniques to </w:t>
        </w:r>
      </w:ins>
      <w:ins w:id="24" w:author="Andrew Paciorek" w:date="2023-09-21T14:44:00Z">
        <w:r w:rsidR="00B5317E">
          <w:rPr>
            <w:rFonts w:ascii="Times New Roman" w:hAnsi="Times New Roman" w:cs="Times New Roman"/>
          </w:rPr>
          <w:t xml:space="preserve">examine </w:t>
        </w:r>
      </w:ins>
      <w:ins w:id="25" w:author="Andrew Paciorek" w:date="2023-09-21T14:45:00Z">
        <w:r w:rsidR="00B5317E">
          <w:rPr>
            <w:rFonts w:ascii="Times New Roman" w:hAnsi="Times New Roman" w:cs="Times New Roman"/>
          </w:rPr>
          <w:t>how</w:t>
        </w:r>
      </w:ins>
      <w:ins w:id="26" w:author="Andrew Paciorek" w:date="2023-09-21T14:44:00Z">
        <w:r w:rsidR="00B5317E">
          <w:rPr>
            <w:rFonts w:ascii="Times New Roman" w:hAnsi="Times New Roman" w:cs="Times New Roman"/>
          </w:rPr>
          <w:t xml:space="preserve">  credit scores are used in the</w:t>
        </w:r>
      </w:ins>
      <w:del w:id="27" w:author="Andrew Paciorek" w:date="2023-09-20T17:41:00Z">
        <w:r w:rsidR="00222AB5" w:rsidDel="002A326D">
          <w:rPr>
            <w:rFonts w:ascii="Times New Roman" w:hAnsi="Times New Roman" w:cs="Times New Roman"/>
          </w:rPr>
          <w:delText>. We</w:delText>
        </w:r>
      </w:del>
      <w:del w:id="28" w:author="Andrew Paciorek" w:date="2023-09-21T14:41:00Z">
        <w:r w:rsidR="00886D3C" w:rsidDel="00B5317E">
          <w:rPr>
            <w:rFonts w:ascii="Times New Roman" w:hAnsi="Times New Roman" w:cs="Times New Roman"/>
          </w:rPr>
          <w:delText xml:space="preserve"> </w:delText>
        </w:r>
        <w:r w:rsidR="00E5308F" w:rsidDel="00B5317E">
          <w:rPr>
            <w:rFonts w:ascii="Times New Roman" w:hAnsi="Times New Roman" w:cs="Times New Roman"/>
          </w:rPr>
          <w:delText>develop a new test for racial bias in the</w:delText>
        </w:r>
      </w:del>
      <w:r w:rsidR="00E5308F">
        <w:rPr>
          <w:rFonts w:ascii="Times New Roman" w:hAnsi="Times New Roman" w:cs="Times New Roman"/>
        </w:rPr>
        <w:t xml:space="preserve"> residential mortgage market</w:t>
      </w:r>
      <w:ins w:id="29" w:author="Andrew Paciorek" w:date="2023-09-21T14:45:00Z">
        <w:r w:rsidR="00B5317E">
          <w:rPr>
            <w:rFonts w:ascii="Times New Roman" w:hAnsi="Times New Roman" w:cs="Times New Roman"/>
          </w:rPr>
          <w:t>, with a particular focus on the implications for racial and ethnic mino</w:t>
        </w:r>
      </w:ins>
      <w:ins w:id="30" w:author="Andrew Paciorek" w:date="2023-09-21T14:46:00Z">
        <w:r w:rsidR="00B5317E">
          <w:rPr>
            <w:rFonts w:ascii="Times New Roman" w:hAnsi="Times New Roman" w:cs="Times New Roman"/>
          </w:rPr>
          <w:t>rities.</w:t>
        </w:r>
      </w:ins>
      <w:del w:id="31" w:author="Andrew Paciorek" w:date="2023-09-21T14:45:00Z">
        <w:r w:rsidR="00783EC9" w:rsidDel="00B5317E">
          <w:rPr>
            <w:rFonts w:ascii="Times New Roman" w:hAnsi="Times New Roman" w:cs="Times New Roman"/>
          </w:rPr>
          <w:delText>.</w:delText>
        </w:r>
      </w:del>
      <w:r w:rsidR="00783EC9" w:rsidRPr="00410949">
        <w:t xml:space="preserve"> </w:t>
      </w:r>
      <w:r w:rsidR="00783EC9" w:rsidRPr="00410949">
        <w:rPr>
          <w:rFonts w:ascii="Times New Roman" w:hAnsi="Times New Roman" w:cs="Times New Roman"/>
        </w:rPr>
        <w:t xml:space="preserve">I’ve been intrigued by the mortgage market since undergrad due to its pivotal role in wealth-building and </w:t>
      </w:r>
      <w:del w:id="32" w:author="Andrew Paciorek" w:date="2023-09-20T17:42:00Z">
        <w:r w:rsidR="00783EC9" w:rsidRPr="00410949" w:rsidDel="00EC1FB2">
          <w:rPr>
            <w:rFonts w:ascii="Times New Roman" w:hAnsi="Times New Roman" w:cs="Times New Roman"/>
          </w:rPr>
          <w:delText>its implications for addressing broader structural inequality</w:delText>
        </w:r>
      </w:del>
      <w:ins w:id="33" w:author="Andrew Paciorek" w:date="2023-09-20T17:42:00Z">
        <w:r w:rsidR="00EC1FB2">
          <w:rPr>
            <w:rFonts w:ascii="Times New Roman" w:hAnsi="Times New Roman" w:cs="Times New Roman"/>
          </w:rPr>
          <w:t>its well-known relationship with inequality, particularly because of discrimination (e.g., redlining)</w:t>
        </w:r>
      </w:ins>
      <w:r w:rsidR="00783EC9" w:rsidRPr="00410949">
        <w:rPr>
          <w:rFonts w:ascii="Times New Roman" w:hAnsi="Times New Roman" w:cs="Times New Roman"/>
        </w:rPr>
        <w:t>. We find that lenders have been increasingly reliant on credit score thresholds</w:t>
      </w:r>
      <w:del w:id="34" w:author="Andrew Paciorek" w:date="2023-09-21T14:46:00Z">
        <w:r w:rsidR="00783EC9" w:rsidRPr="00410949" w:rsidDel="00B5317E">
          <w:rPr>
            <w:rFonts w:ascii="Times New Roman" w:hAnsi="Times New Roman" w:cs="Times New Roman"/>
          </w:rPr>
          <w:delText xml:space="preserve"> over time</w:delText>
        </w:r>
      </w:del>
      <w:r w:rsidR="00783EC9" w:rsidRPr="00410949">
        <w:rPr>
          <w:rFonts w:ascii="Times New Roman" w:hAnsi="Times New Roman" w:cs="Times New Roman"/>
        </w:rPr>
        <w:t>, which incompletely measure default risk across groups. Low-income and minority applicants are disproportionately impacted by this trend, leading to more “seemingly random” loan decisions for these applicants over time</w:t>
      </w:r>
      <w:r w:rsidR="00783EC9">
        <w:rPr>
          <w:rFonts w:ascii="Times New Roman" w:hAnsi="Times New Roman" w:cs="Times New Roman"/>
        </w:rPr>
        <w:t xml:space="preserve">. </w:t>
      </w:r>
      <w:r w:rsidR="00222AB5">
        <w:rPr>
          <w:rFonts w:ascii="Times New Roman" w:hAnsi="Times New Roman" w:cs="Times New Roman"/>
        </w:rPr>
        <w:t xml:space="preserve">These </w:t>
      </w:r>
      <w:del w:id="35" w:author="Andrew Paciorek" w:date="2023-09-20T17:44:00Z">
        <w:r w:rsidR="00222AB5" w:rsidDel="008E2A5E">
          <w:rPr>
            <w:rFonts w:ascii="Times New Roman" w:hAnsi="Times New Roman" w:cs="Times New Roman"/>
          </w:rPr>
          <w:delText>experiences</w:delText>
        </w:r>
      </w:del>
      <w:ins w:id="36" w:author="Andrew Paciorek" w:date="2023-09-20T17:44:00Z">
        <w:r w:rsidR="008E2A5E">
          <w:rPr>
            <w:rFonts w:ascii="Times New Roman" w:hAnsi="Times New Roman" w:cs="Times New Roman"/>
          </w:rPr>
          <w:t>two projects</w:t>
        </w:r>
      </w:ins>
      <w:r w:rsidR="00222AB5">
        <w:rPr>
          <w:rFonts w:ascii="Times New Roman" w:hAnsi="Times New Roman" w:cs="Times New Roman"/>
        </w:rPr>
        <w:t>, together with my previous background, have cemented my interest in obtaining an economics PhD and pursuing a career in research.</w:t>
      </w:r>
      <w:commentRangeEnd w:id="16"/>
      <w:r w:rsidR="006866AE">
        <w:rPr>
          <w:rStyle w:val="CommentReference"/>
          <w:kern w:val="0"/>
          <w14:ligatures w14:val="none"/>
        </w:rPr>
        <w:commentReference w:id="16"/>
      </w:r>
    </w:p>
    <w:p w14:paraId="37ACF746" w14:textId="066CD1D2" w:rsidR="009C564F" w:rsidRDefault="00783EC9" w:rsidP="009C564F">
      <w:pPr>
        <w:spacing w:after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Beyond working on academic research, I have also contributed to </w:t>
      </w:r>
      <w:ins w:id="37" w:author="Andrew Paciorek" w:date="2023-09-21T14:48:00Z">
        <w:r w:rsidR="001C1EEA">
          <w:rPr>
            <w:rFonts w:ascii="Times New Roman" w:hAnsi="Times New Roman" w:cs="Times New Roman"/>
          </w:rPr>
          <w:t xml:space="preserve">important economic and </w:t>
        </w:r>
      </w:ins>
      <w:r w:rsidR="00483515">
        <w:rPr>
          <w:rFonts w:ascii="Times New Roman" w:hAnsi="Times New Roman" w:cs="Times New Roman"/>
        </w:rPr>
        <w:t>monetary policy products</w:t>
      </w:r>
      <w:r w:rsidR="00222AB5">
        <w:rPr>
          <w:rFonts w:ascii="Times New Roman" w:hAnsi="Times New Roman" w:cs="Times New Roman"/>
        </w:rPr>
        <w:t xml:space="preserve"> at the Fed</w:t>
      </w:r>
      <w:r>
        <w:rPr>
          <w:rFonts w:ascii="Times New Roman" w:hAnsi="Times New Roman" w:cs="Times New Roman"/>
        </w:rPr>
        <w:t xml:space="preserve">. My first-year position was </w:t>
      </w:r>
      <w:del w:id="38" w:author="Andrew Paciorek" w:date="2023-09-21T14:48:00Z">
        <w:r w:rsidDel="001C1EEA">
          <w:rPr>
            <w:rFonts w:ascii="Times New Roman" w:hAnsi="Times New Roman" w:cs="Times New Roman"/>
          </w:rPr>
          <w:delText>as the GDP RA.</w:delText>
        </w:r>
        <w:r w:rsidRPr="00EA3EAE" w:rsidDel="001C1EEA">
          <w:rPr>
            <w:rFonts w:ascii="Times New Roman" w:hAnsi="Times New Roman" w:cs="Times New Roman"/>
          </w:rPr>
          <w:delText xml:space="preserve"> My task was </w:delText>
        </w:r>
      </w:del>
      <w:r w:rsidRPr="00EA3EAE">
        <w:rPr>
          <w:rFonts w:ascii="Times New Roman" w:hAnsi="Times New Roman" w:cs="Times New Roman"/>
        </w:rPr>
        <w:t>to</w:t>
      </w:r>
      <w:ins w:id="39" w:author="Andrew Paciorek" w:date="2023-09-21T14:47:00Z">
        <w:r w:rsidR="001C1EEA">
          <w:rPr>
            <w:rFonts w:ascii="Times New Roman" w:hAnsi="Times New Roman" w:cs="Times New Roman"/>
          </w:rPr>
          <w:t xml:space="preserve"> work with a series of experienced economist</w:t>
        </w:r>
      </w:ins>
      <w:ins w:id="40" w:author="Andrew Paciorek" w:date="2023-09-21T14:48:00Z">
        <w:r w:rsidR="001C1EEA">
          <w:rPr>
            <w:rFonts w:ascii="Times New Roman" w:hAnsi="Times New Roman" w:cs="Times New Roman"/>
          </w:rPr>
          <w:t>s</w:t>
        </w:r>
      </w:ins>
      <w:ins w:id="41" w:author="Andrew Paciorek" w:date="2023-09-21T14:47:00Z">
        <w:r w:rsidR="001C1EEA">
          <w:rPr>
            <w:rFonts w:ascii="Times New Roman" w:hAnsi="Times New Roman" w:cs="Times New Roman"/>
          </w:rPr>
          <w:t xml:space="preserve"> to</w:t>
        </w:r>
      </w:ins>
      <w:r w:rsidRPr="00EA3EAE">
        <w:rPr>
          <w:rFonts w:ascii="Times New Roman" w:hAnsi="Times New Roman" w:cs="Times New Roman"/>
        </w:rPr>
        <w:t xml:space="preserve"> coordinate the large and complex forecasting apparatus at the Fed</w:t>
      </w:r>
      <w:del w:id="42" w:author="Andrew Paciorek" w:date="2023-09-21T14:48:00Z">
        <w:r w:rsidRPr="00EA3EAE" w:rsidDel="001C1EEA">
          <w:rPr>
            <w:rFonts w:ascii="Times New Roman" w:hAnsi="Times New Roman" w:cs="Times New Roman"/>
          </w:rPr>
          <w:delText xml:space="preserve"> together with the </w:delText>
        </w:r>
        <w:commentRangeStart w:id="43"/>
        <w:r w:rsidRPr="00EA3EAE" w:rsidDel="001C1EEA">
          <w:rPr>
            <w:rFonts w:ascii="Times New Roman" w:hAnsi="Times New Roman" w:cs="Times New Roman"/>
          </w:rPr>
          <w:delText>GDP coordinator</w:delText>
        </w:r>
      </w:del>
      <w:commentRangeEnd w:id="43"/>
      <w:r w:rsidR="001C1EEA">
        <w:rPr>
          <w:rStyle w:val="CommentReference"/>
          <w:kern w:val="0"/>
          <w14:ligatures w14:val="none"/>
        </w:rPr>
        <w:commentReference w:id="43"/>
      </w:r>
      <w:r w:rsidRPr="00EA3EAE">
        <w:rPr>
          <w:rFonts w:ascii="Times New Roman" w:hAnsi="Times New Roman" w:cs="Times New Roman"/>
        </w:rPr>
        <w:t xml:space="preserve">. This high-stakes role involved communicating with the division director and other </w:t>
      </w:r>
      <w:r w:rsidR="009C564F">
        <w:rPr>
          <w:rFonts w:ascii="Times New Roman" w:hAnsi="Times New Roman" w:cs="Times New Roman"/>
        </w:rPr>
        <w:t>division heads</w:t>
      </w:r>
      <w:r w:rsidRPr="00EA3EAE">
        <w:rPr>
          <w:rFonts w:ascii="Times New Roman" w:hAnsi="Times New Roman" w:cs="Times New Roman"/>
        </w:rPr>
        <w:t xml:space="preserve"> at the Fed, and required great </w:t>
      </w:r>
      <w:r>
        <w:rPr>
          <w:rFonts w:ascii="Times New Roman" w:hAnsi="Times New Roman" w:cs="Times New Roman"/>
        </w:rPr>
        <w:t>skill</w:t>
      </w:r>
      <w:r w:rsidRPr="00EA3EAE">
        <w:rPr>
          <w:rFonts w:ascii="Times New Roman" w:hAnsi="Times New Roman" w:cs="Times New Roman"/>
        </w:rPr>
        <w:t xml:space="preserve"> at time management, communication, </w:t>
      </w:r>
      <w:r w:rsidR="009C564F">
        <w:rPr>
          <w:rFonts w:ascii="Times New Roman" w:hAnsi="Times New Roman" w:cs="Times New Roman"/>
        </w:rPr>
        <w:t>and precision</w:t>
      </w:r>
      <w:r w:rsidRPr="00EA3EAE">
        <w:rPr>
          <w:rFonts w:ascii="Times New Roman" w:hAnsi="Times New Roman" w:cs="Times New Roman"/>
        </w:rPr>
        <w:t>. Indeed, this position is so intensive it is</w:t>
      </w:r>
      <w:r>
        <w:rPr>
          <w:rFonts w:ascii="Times New Roman" w:hAnsi="Times New Roman" w:cs="Times New Roman"/>
        </w:rPr>
        <w:t xml:space="preserve"> only a one-year position. </w:t>
      </w:r>
    </w:p>
    <w:p w14:paraId="437B0FFB" w14:textId="1D5B0751" w:rsidR="00783EC9" w:rsidRPr="006D2ECE" w:rsidRDefault="00783EC9" w:rsidP="009C564F">
      <w:pPr>
        <w:spacing w:after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 rotated into the housing RA position for the subsequent two years. I</w:t>
      </w:r>
      <w:r w:rsidR="00222AB5">
        <w:rPr>
          <w:rFonts w:ascii="Times New Roman" w:hAnsi="Times New Roman" w:cs="Times New Roman"/>
        </w:rPr>
        <w:t>n this role, I</w:t>
      </w:r>
      <w:r>
        <w:rPr>
          <w:rFonts w:ascii="Times New Roman" w:hAnsi="Times New Roman" w:cs="Times New Roman"/>
        </w:rPr>
        <w:t xml:space="preserve"> support the economists working on </w:t>
      </w:r>
      <w:del w:id="44" w:author="Andrew Paciorek" w:date="2023-09-21T14:49:00Z">
        <w:r w:rsidDel="001C1EEA">
          <w:rPr>
            <w:rFonts w:ascii="Times New Roman" w:hAnsi="Times New Roman" w:cs="Times New Roman"/>
          </w:rPr>
          <w:delText xml:space="preserve">forecasting </w:delText>
        </w:r>
      </w:del>
      <w:ins w:id="45" w:author="Andrew Paciorek" w:date="2023-09-21T14:49:00Z">
        <w:r w:rsidR="001C1EEA">
          <w:rPr>
            <w:rFonts w:ascii="Times New Roman" w:hAnsi="Times New Roman" w:cs="Times New Roman"/>
          </w:rPr>
          <w:t>understanding developments in the housing market and the nonresidential construction sector.</w:t>
        </w:r>
      </w:ins>
      <w:commentRangeStart w:id="46"/>
      <w:del w:id="47" w:author="Andrew Paciorek" w:date="2023-09-21T14:49:00Z">
        <w:r w:rsidDel="001C1EEA">
          <w:rPr>
            <w:rFonts w:ascii="Times New Roman" w:hAnsi="Times New Roman" w:cs="Times New Roman"/>
          </w:rPr>
          <w:delText>residential and nonresidential structures investment</w:delText>
        </w:r>
      </w:del>
      <w:commentRangeEnd w:id="46"/>
      <w:r w:rsidR="001C1EEA">
        <w:rPr>
          <w:rStyle w:val="CommentReference"/>
          <w:kern w:val="0"/>
          <w14:ligatures w14:val="none"/>
        </w:rPr>
        <w:commentReference w:id="46"/>
      </w:r>
      <w:r>
        <w:rPr>
          <w:rFonts w:ascii="Times New Roman" w:hAnsi="Times New Roman" w:cs="Times New Roman"/>
        </w:rPr>
        <w:t>. A major achievement during this time was working with an economist in my section,</w:t>
      </w:r>
      <w:commentRangeStart w:id="48"/>
      <w:r>
        <w:rPr>
          <w:rFonts w:ascii="Times New Roman" w:hAnsi="Times New Roman" w:cs="Times New Roman"/>
        </w:rPr>
        <w:t xml:space="preserve"> Eirik Brandsaas, to create DuBoisPlots.jl, a data visualization package in Julia which creates charts in the style of W. E. B. DuBois’s 1900 Paris Exposition figures. I went on to present the package at JuliaCon 2022. </w:t>
      </w:r>
      <w:commentRangeEnd w:id="48"/>
      <w:r w:rsidR="001C1EEA">
        <w:rPr>
          <w:rStyle w:val="CommentReference"/>
          <w:kern w:val="0"/>
          <w14:ligatures w14:val="none"/>
        </w:rPr>
        <w:commentReference w:id="48"/>
      </w:r>
      <w:r w:rsidR="00222AB5">
        <w:rPr>
          <w:rFonts w:ascii="Times New Roman" w:hAnsi="Times New Roman" w:cs="Times New Roman"/>
        </w:rPr>
        <w:t>Capping off</w:t>
      </w:r>
      <w:r>
        <w:rPr>
          <w:rFonts w:ascii="Times New Roman" w:hAnsi="Times New Roman" w:cs="Times New Roman"/>
        </w:rPr>
        <w:t xml:space="preserve"> my time as the housing RA, I co-authored a </w:t>
      </w:r>
      <w:ins w:id="49" w:author="Andrew Paciorek" w:date="2023-09-21T14:50:00Z">
        <w:r w:rsidR="001C1EEA">
          <w:rPr>
            <w:rFonts w:ascii="Times New Roman" w:hAnsi="Times New Roman" w:cs="Times New Roman"/>
          </w:rPr>
          <w:t xml:space="preserve">public research </w:t>
        </w:r>
      </w:ins>
      <w:del w:id="50" w:author="Andrew Paciorek" w:date="2023-09-21T14:50:00Z">
        <w:r w:rsidDel="001C1EEA">
          <w:rPr>
            <w:rFonts w:ascii="Times New Roman" w:hAnsi="Times New Roman" w:cs="Times New Roman"/>
          </w:rPr>
          <w:delText>FEDS</w:delText>
        </w:r>
      </w:del>
      <w:r>
        <w:rPr>
          <w:rFonts w:ascii="Times New Roman" w:hAnsi="Times New Roman" w:cs="Times New Roman"/>
        </w:rPr>
        <w:t xml:space="preserve"> note</w:t>
      </w:r>
      <w:r w:rsidRPr="00410949">
        <w:rPr>
          <w:rFonts w:ascii="Times New Roman" w:hAnsi="Times New Roman" w:cs="Times New Roman"/>
        </w:rPr>
        <w:t xml:space="preserve"> </w:t>
      </w:r>
      <w:r w:rsidRPr="006D2ECE">
        <w:rPr>
          <w:rFonts w:ascii="Times New Roman" w:hAnsi="Times New Roman" w:cs="Times New Roman"/>
        </w:rPr>
        <w:t xml:space="preserve">with Brandsaas, Daniel Garcia Molina, and Joseph </w:t>
      </w:r>
      <w:r>
        <w:rPr>
          <w:rFonts w:ascii="Times New Roman" w:hAnsi="Times New Roman" w:cs="Times New Roman"/>
        </w:rPr>
        <w:t>Nichols.</w:t>
      </w:r>
      <w:commentRangeStart w:id="51"/>
      <w:r w:rsidRPr="006D2ECE">
        <w:rPr>
          <w:rFonts w:ascii="Times New Roman" w:hAnsi="Times New Roman" w:cs="Times New Roman"/>
        </w:rPr>
        <w:t xml:space="preserve"> In the note, we explain that the post-pandemic decline in </w:t>
      </w:r>
      <w:r>
        <w:rPr>
          <w:rFonts w:ascii="Times New Roman" w:hAnsi="Times New Roman" w:cs="Times New Roman"/>
        </w:rPr>
        <w:t>nonresidential structures</w:t>
      </w:r>
      <w:r w:rsidRPr="006D2ECE">
        <w:rPr>
          <w:rFonts w:ascii="Times New Roman" w:hAnsi="Times New Roman" w:cs="Times New Roman"/>
        </w:rPr>
        <w:t xml:space="preserve"> spending is misleading, and that actual spending is likely stronger than measured</w:t>
      </w:r>
      <w:r>
        <w:rPr>
          <w:rFonts w:ascii="Times New Roman" w:hAnsi="Times New Roman" w:cs="Times New Roman"/>
        </w:rPr>
        <w:t>.</w:t>
      </w:r>
      <w:commentRangeEnd w:id="51"/>
      <w:r w:rsidR="001C1EEA">
        <w:rPr>
          <w:rStyle w:val="CommentReference"/>
          <w:kern w:val="0"/>
          <w14:ligatures w14:val="none"/>
        </w:rPr>
        <w:commentReference w:id="51"/>
      </w:r>
    </w:p>
    <w:p w14:paraId="4D6220BD" w14:textId="77777777" w:rsidR="00222AB5" w:rsidRDefault="00783EC9" w:rsidP="00783EC9">
      <w:pPr>
        <w:spacing w:after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Prior to my research experiences at the Federal Reserve, I wrote two in-depth papers for upper-level economics courses.</w:t>
      </w:r>
      <w:r w:rsidRPr="007B733F">
        <w:rPr>
          <w:rFonts w:ascii="Times New Roman" w:hAnsi="Times New Roman" w:cs="Times New Roman"/>
        </w:rPr>
        <w:t xml:space="preserve"> </w:t>
      </w:r>
      <w:r w:rsidRPr="006D2ECE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first</w:t>
      </w:r>
      <w:r w:rsidRPr="006D2ECE">
        <w:rPr>
          <w:rFonts w:ascii="Times New Roman" w:hAnsi="Times New Roman" w:cs="Times New Roman"/>
        </w:rPr>
        <w:t xml:space="preserve"> paper was for my senior-year course on machine learning in economics. I leveraged public </w:t>
      </w:r>
      <w:r>
        <w:rPr>
          <w:rFonts w:ascii="Times New Roman" w:hAnsi="Times New Roman" w:cs="Times New Roman"/>
        </w:rPr>
        <w:t>mortgage</w:t>
      </w:r>
      <w:r w:rsidRPr="006D2ECE">
        <w:rPr>
          <w:rFonts w:ascii="Times New Roman" w:hAnsi="Times New Roman" w:cs="Times New Roman"/>
        </w:rPr>
        <w:t xml:space="preserve"> data to measure racial discrimination in mortgage lending using machine</w:t>
      </w:r>
      <w:r w:rsidR="00222AB5">
        <w:rPr>
          <w:rFonts w:ascii="Times New Roman" w:hAnsi="Times New Roman" w:cs="Times New Roman"/>
        </w:rPr>
        <w:t>-</w:t>
      </w:r>
      <w:r w:rsidRPr="006D2ECE">
        <w:rPr>
          <w:rFonts w:ascii="Times New Roman" w:hAnsi="Times New Roman" w:cs="Times New Roman"/>
        </w:rPr>
        <w:t>learning methods. I found the process both academically intriguing and personally fulfilling</w:t>
      </w:r>
      <w:r>
        <w:rPr>
          <w:rFonts w:ascii="Times New Roman" w:hAnsi="Times New Roman" w:cs="Times New Roman"/>
        </w:rPr>
        <w:t xml:space="preserve"> –</w:t>
      </w:r>
      <w:r w:rsidRPr="006D2ECE">
        <w:rPr>
          <w:rFonts w:ascii="Times New Roman" w:hAnsi="Times New Roman" w:cs="Times New Roman"/>
        </w:rPr>
        <w:t xml:space="preserve"> not only was I engaging with interesting literature on </w:t>
      </w:r>
      <w:r>
        <w:rPr>
          <w:rFonts w:ascii="Times New Roman" w:hAnsi="Times New Roman" w:cs="Times New Roman"/>
        </w:rPr>
        <w:t>mortgage discrimination</w:t>
      </w:r>
      <w:r w:rsidRPr="006D2ECE">
        <w:rPr>
          <w:rFonts w:ascii="Times New Roman" w:hAnsi="Times New Roman" w:cs="Times New Roman"/>
        </w:rPr>
        <w:t>, but I was also working on a topic I care</w:t>
      </w:r>
      <w:r w:rsidRPr="00AB0A0E">
        <w:rPr>
          <w:rFonts w:ascii="Times New Roman" w:hAnsi="Times New Roman" w:cs="Times New Roman"/>
        </w:rPr>
        <w:t xml:space="preserve"> </w:t>
      </w:r>
      <w:r w:rsidRPr="006D2ECE">
        <w:rPr>
          <w:rFonts w:ascii="Times New Roman" w:hAnsi="Times New Roman" w:cs="Times New Roman"/>
        </w:rPr>
        <w:t>about deeply having grown up in a</w:t>
      </w:r>
      <w:r>
        <w:rPr>
          <w:rFonts w:ascii="Times New Roman" w:hAnsi="Times New Roman" w:cs="Times New Roman"/>
        </w:rPr>
        <w:t>n</w:t>
      </w:r>
      <w:r w:rsidRPr="006D2ECE">
        <w:rPr>
          <w:rFonts w:ascii="Times New Roman" w:hAnsi="Times New Roman" w:cs="Times New Roman"/>
        </w:rPr>
        <w:t xml:space="preserve"> historically segregated city. </w:t>
      </w:r>
    </w:p>
    <w:p w14:paraId="6320E048" w14:textId="6D128855" w:rsidR="00783EC9" w:rsidRPr="006D2ECE" w:rsidRDefault="00783EC9" w:rsidP="00783EC9">
      <w:pPr>
        <w:spacing w:after="0"/>
        <w:ind w:firstLine="720"/>
        <w:rPr>
          <w:rFonts w:ascii="Times New Roman" w:hAnsi="Times New Roman" w:cs="Times New Roman"/>
        </w:rPr>
      </w:pPr>
      <w:r w:rsidRPr="006D2ECE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second paper</w:t>
      </w:r>
      <w:r w:rsidRPr="006D2ECE">
        <w:rPr>
          <w:rFonts w:ascii="Times New Roman" w:hAnsi="Times New Roman" w:cs="Times New Roman"/>
        </w:rPr>
        <w:t xml:space="preserve"> focused on the effects of the 2008 Medicaid expansion in Oregon for Professor Eun Yi Chung. </w:t>
      </w:r>
      <w:r>
        <w:rPr>
          <w:rFonts w:ascii="Times New Roman" w:hAnsi="Times New Roman" w:cs="Times New Roman"/>
        </w:rPr>
        <w:t>The paper measures the effect of health insurance</w:t>
      </w:r>
      <w:r w:rsidR="00222AB5">
        <w:rPr>
          <w:rFonts w:ascii="Times New Roman" w:hAnsi="Times New Roman" w:cs="Times New Roman"/>
        </w:rPr>
        <w:t xml:space="preserve"> access</w:t>
      </w:r>
      <w:r>
        <w:rPr>
          <w:rFonts w:ascii="Times New Roman" w:hAnsi="Times New Roman" w:cs="Times New Roman"/>
        </w:rPr>
        <w:t xml:space="preserve"> on healthcare outcomes, finding that </w:t>
      </w:r>
      <w:r w:rsidR="00F81222">
        <w:rPr>
          <w:rFonts w:ascii="Times New Roman" w:hAnsi="Times New Roman" w:cs="Times New Roman"/>
        </w:rPr>
        <w:t>insurance coverage</w:t>
      </w:r>
      <w:r>
        <w:rPr>
          <w:rFonts w:ascii="Times New Roman" w:hAnsi="Times New Roman" w:cs="Times New Roman"/>
        </w:rPr>
        <w:t xml:space="preserve"> improves long-term health and increases the likelihood of consistent medical care. Through the process of writing this paper, I learned </w:t>
      </w:r>
      <w:r w:rsidRPr="006D2ECE">
        <w:rPr>
          <w:rFonts w:ascii="Times New Roman" w:hAnsi="Times New Roman" w:cs="Times New Roman"/>
        </w:rPr>
        <w:t xml:space="preserve">about quantitative policy analysis and causal inference using a randomized experiment. </w:t>
      </w:r>
      <w:r>
        <w:rPr>
          <w:rFonts w:ascii="Times New Roman" w:hAnsi="Times New Roman" w:cs="Times New Roman"/>
        </w:rPr>
        <w:t xml:space="preserve">These experiences were my first introduction to independent economic research and moved me to pursue research professionally. </w:t>
      </w:r>
      <w:r w:rsidRPr="006D2ECE">
        <w:rPr>
          <w:rFonts w:ascii="Times New Roman" w:hAnsi="Times New Roman" w:cs="Times New Roman"/>
        </w:rPr>
        <w:t xml:space="preserve"> </w:t>
      </w:r>
    </w:p>
    <w:p w14:paraId="7F490AA9" w14:textId="705C3A33" w:rsidR="00783EC9" w:rsidRDefault="00EF41CC" w:rsidP="00783EC9">
      <w:pPr>
        <w:spacing w:after="0"/>
        <w:ind w:firstLine="720"/>
        <w:rPr>
          <w:rFonts w:ascii="Times New Roman" w:hAnsi="Times New Roman" w:cs="Times New Roman"/>
        </w:rPr>
      </w:pPr>
      <w:bookmarkStart w:id="52" w:name="_Hlk145492023"/>
      <w:bookmarkEnd w:id="8"/>
      <w:r>
        <w:rPr>
          <w:rFonts w:ascii="Times New Roman" w:hAnsi="Times New Roman" w:cs="Times New Roman"/>
        </w:rPr>
        <w:t>As for</w:t>
      </w:r>
      <w:r w:rsidR="00783EC9">
        <w:rPr>
          <w:rFonts w:ascii="Times New Roman" w:hAnsi="Times New Roman" w:cs="Times New Roman"/>
        </w:rPr>
        <w:t xml:space="preserve"> my training in economics and mathematics, </w:t>
      </w:r>
      <w:r w:rsidR="00783EC9" w:rsidRPr="006D2ECE">
        <w:rPr>
          <w:rFonts w:ascii="Times New Roman" w:hAnsi="Times New Roman" w:cs="Times New Roman"/>
        </w:rPr>
        <w:t>I graduated cum laude from the University of Illinois at Urbana-Champaign with degrees in Econometrics &amp; Quantitative Economics (B.S.) and Political Science (B.A</w:t>
      </w:r>
      <w:r w:rsidR="00783EC9">
        <w:rPr>
          <w:rFonts w:ascii="Times New Roman" w:hAnsi="Times New Roman" w:cs="Times New Roman"/>
        </w:rPr>
        <w:t>.</w:t>
      </w:r>
      <w:r w:rsidR="00783EC9" w:rsidRPr="006D2ECE">
        <w:rPr>
          <w:rFonts w:ascii="Times New Roman" w:hAnsi="Times New Roman" w:cs="Times New Roman"/>
        </w:rPr>
        <w:t xml:space="preserve">). My coursework included multivariable calculus, linear algebra, micro- and macroeconomic theory, and multiple econometrics and statistics classes. </w:t>
      </w:r>
      <w:r w:rsidR="00783EC9">
        <w:rPr>
          <w:rFonts w:ascii="Times New Roman" w:hAnsi="Times New Roman" w:cs="Times New Roman"/>
        </w:rPr>
        <w:t>I particularly enjoyed my intermediate macroeconomics course, which I went on to staff as a teaching assistant the year after I took it. As I gained more control over my course</w:t>
      </w:r>
      <w:r w:rsidR="00483515">
        <w:rPr>
          <w:rFonts w:ascii="Times New Roman" w:hAnsi="Times New Roman" w:cs="Times New Roman"/>
        </w:rPr>
        <w:t xml:space="preserve"> </w:t>
      </w:r>
      <w:r w:rsidR="00783EC9">
        <w:rPr>
          <w:rFonts w:ascii="Times New Roman" w:hAnsi="Times New Roman" w:cs="Times New Roman"/>
        </w:rPr>
        <w:t xml:space="preserve">load as a junior and senior, I enrolled myself in courses like the econometrics of policy analysis and applied machine learning in economics. </w:t>
      </w:r>
      <w:r w:rsidR="00F81222" w:rsidRPr="006D2ECE">
        <w:rPr>
          <w:rFonts w:ascii="Times New Roman" w:hAnsi="Times New Roman" w:cs="Times New Roman"/>
        </w:rPr>
        <w:t>I have also taken a graduate-level course in real analysis at Johns Hopkins University while working full time.</w:t>
      </w:r>
      <w:r w:rsidR="00F81222">
        <w:rPr>
          <w:rFonts w:ascii="Times New Roman" w:hAnsi="Times New Roman" w:cs="Times New Roman"/>
        </w:rPr>
        <w:t xml:space="preserve"> </w:t>
      </w:r>
      <w:r w:rsidR="007508BF">
        <w:rPr>
          <w:rFonts w:ascii="Times New Roman" w:hAnsi="Times New Roman" w:cs="Times New Roman"/>
        </w:rPr>
        <w:t>These classes equipped me with the tools to evaluate applied research questions and sparked my interest in consumer finance and housing</w:t>
      </w:r>
      <w:r w:rsidR="00783EC9">
        <w:rPr>
          <w:rFonts w:ascii="Times New Roman" w:hAnsi="Times New Roman" w:cs="Times New Roman"/>
        </w:rPr>
        <w:t>.</w:t>
      </w:r>
    </w:p>
    <w:p w14:paraId="302AF3CD" w14:textId="5C7A30FE" w:rsidR="00783EC9" w:rsidRPr="005E033C" w:rsidRDefault="00783EC9" w:rsidP="00783EC9">
      <w:pPr>
        <w:spacing w:after="0"/>
        <w:ind w:firstLine="720"/>
        <w:rPr>
          <w:rFonts w:ascii="Times New Roman" w:hAnsi="Times New Roman" w:cs="Times New Roman"/>
          <w:b/>
          <w:bCs/>
        </w:rPr>
      </w:pPr>
      <w:bookmarkStart w:id="53" w:name="_Hlk145491917"/>
      <w:bookmarkEnd w:id="52"/>
      <w:r>
        <w:rPr>
          <w:rFonts w:ascii="Times New Roman" w:hAnsi="Times New Roman" w:cs="Times New Roman"/>
        </w:rPr>
        <w:t>A large part of my interest in economic research stems from</w:t>
      </w:r>
      <w:r w:rsidR="001B7C7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observing changes in my Chicago community after the Great Recession</w:t>
      </w:r>
      <w:r w:rsidR="00DF7B57">
        <w:rPr>
          <w:rFonts w:ascii="Times New Roman" w:hAnsi="Times New Roman" w:cs="Times New Roman"/>
        </w:rPr>
        <w:t xml:space="preserve">. </w:t>
      </w:r>
      <w:commentRangeStart w:id="54"/>
      <w:r>
        <w:rPr>
          <w:rFonts w:ascii="Times New Roman" w:hAnsi="Times New Roman" w:cs="Times New Roman"/>
        </w:rPr>
        <w:t xml:space="preserve">During high school, I saw the aftermath of these changes: </w:t>
      </w:r>
      <w:del w:id="55" w:author="Andrew Paciorek" w:date="2023-09-21T14:54:00Z">
        <w:r w:rsidDel="00071C28">
          <w:rPr>
            <w:rFonts w:ascii="Times New Roman" w:hAnsi="Times New Roman" w:cs="Times New Roman"/>
          </w:rPr>
          <w:delText>positive economic activity</w:delText>
        </w:r>
      </w:del>
      <w:ins w:id="56" w:author="Andrew Paciorek" w:date="2023-09-21T14:54:00Z">
        <w:r w:rsidR="00071C28">
          <w:rPr>
            <w:rFonts w:ascii="Times New Roman" w:hAnsi="Times New Roman" w:cs="Times New Roman"/>
          </w:rPr>
          <w:t>improvements</w:t>
        </w:r>
      </w:ins>
      <w:r>
        <w:rPr>
          <w:rFonts w:ascii="Times New Roman" w:hAnsi="Times New Roman" w:cs="Times New Roman"/>
        </w:rPr>
        <w:t xml:space="preserve"> like infrastructure upgrades, but also negative </w:t>
      </w:r>
      <w:commentRangeStart w:id="57"/>
      <w:r>
        <w:rPr>
          <w:rFonts w:ascii="Times New Roman" w:hAnsi="Times New Roman" w:cs="Times New Roman"/>
        </w:rPr>
        <w:t xml:space="preserve">externalities </w:t>
      </w:r>
      <w:commentRangeEnd w:id="57"/>
      <w:r w:rsidR="00071C28">
        <w:rPr>
          <w:rStyle w:val="CommentReference"/>
          <w:kern w:val="0"/>
          <w14:ligatures w14:val="none"/>
        </w:rPr>
        <w:commentReference w:id="57"/>
      </w:r>
      <w:r>
        <w:rPr>
          <w:rFonts w:ascii="Times New Roman" w:hAnsi="Times New Roman" w:cs="Times New Roman"/>
        </w:rPr>
        <w:t>like gentrification</w:t>
      </w:r>
      <w:r w:rsidR="001B7C79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exacerbating the rampant inequality in my city. </w:t>
      </w:r>
      <w:commentRangeEnd w:id="54"/>
      <w:r w:rsidR="00D03D5D">
        <w:rPr>
          <w:rStyle w:val="CommentReference"/>
          <w:kern w:val="0"/>
          <w14:ligatures w14:val="none"/>
        </w:rPr>
        <w:commentReference w:id="54"/>
      </w:r>
      <w:r>
        <w:rPr>
          <w:rFonts w:ascii="Times New Roman" w:hAnsi="Times New Roman" w:cs="Times New Roman"/>
        </w:rPr>
        <w:t>Ever since, I have been passionate about the housing market and urban economics. This interest inspired me to write my mortgage paper in undergrad; to work with Paciorek et al. on their mortgage discrimination paper; and motivated my choice to work on economic research and policy at the Fed.</w:t>
      </w:r>
      <w:bookmarkEnd w:id="53"/>
      <w:r w:rsidR="00DF7B5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  <w:highlight w:val="yellow"/>
        </w:rPr>
        <w:t>Tie this discussion of research interests to specific faculty at school.</w:t>
      </w:r>
    </w:p>
    <w:p w14:paraId="65B8EAA0" w14:textId="43ABF203" w:rsidR="00105543" w:rsidRPr="00105543" w:rsidRDefault="00783EC9" w:rsidP="00105543">
      <w:pPr>
        <w:spacing w:after="0"/>
        <w:ind w:firstLine="720"/>
        <w:rPr>
          <w:rFonts w:ascii="Times New Roman" w:hAnsi="Times New Roman" w:cs="Times New Roman"/>
        </w:rPr>
      </w:pPr>
      <w:commentRangeStart w:id="58"/>
      <w:del w:id="59" w:author="Andrew Paciorek" w:date="2023-09-21T14:57:00Z">
        <w:r w:rsidDel="00D03D5D">
          <w:rPr>
            <w:rFonts w:ascii="Times New Roman" w:hAnsi="Times New Roman" w:cs="Times New Roman"/>
          </w:rPr>
          <w:delText>My</w:delText>
        </w:r>
        <w:r w:rsidRPr="00B707A4" w:rsidDel="00D03D5D">
          <w:rPr>
            <w:rFonts w:ascii="Times New Roman" w:hAnsi="Times New Roman" w:cs="Times New Roman"/>
          </w:rPr>
          <w:delText xml:space="preserve"> journey from post-recession Chicago to the Federal Reserve Board has deepened my passion for </w:delText>
        </w:r>
        <w:r w:rsidDel="00D03D5D">
          <w:rPr>
            <w:rFonts w:ascii="Times New Roman" w:hAnsi="Times New Roman" w:cs="Times New Roman"/>
          </w:rPr>
          <w:delText>economic</w:delText>
        </w:r>
        <w:r w:rsidRPr="00B707A4" w:rsidDel="00D03D5D">
          <w:rPr>
            <w:rFonts w:ascii="Times New Roman" w:hAnsi="Times New Roman" w:cs="Times New Roman"/>
          </w:rPr>
          <w:delText xml:space="preserve"> research.</w:delText>
        </w:r>
      </w:del>
      <w:commentRangeEnd w:id="58"/>
      <w:r w:rsidR="00D03D5D">
        <w:rPr>
          <w:rStyle w:val="CommentReference"/>
          <w:kern w:val="0"/>
          <w14:ligatures w14:val="none"/>
        </w:rPr>
        <w:commentReference w:id="58"/>
      </w:r>
      <w:del w:id="60" w:author="Andrew Paciorek" w:date="2023-09-21T14:57:00Z">
        <w:r w:rsidRPr="00B707A4" w:rsidDel="00D03D5D">
          <w:rPr>
            <w:rFonts w:ascii="Times New Roman" w:hAnsi="Times New Roman" w:cs="Times New Roman"/>
          </w:rPr>
          <w:delText xml:space="preserve"> </w:delText>
        </w:r>
      </w:del>
      <w:r w:rsidRPr="00B707A4">
        <w:rPr>
          <w:rFonts w:ascii="Times New Roman" w:hAnsi="Times New Roman" w:cs="Times New Roman"/>
        </w:rPr>
        <w:t xml:space="preserve">My </w:t>
      </w:r>
      <w:ins w:id="61" w:author="Andrew Paciorek" w:date="2023-09-21T14:57:00Z">
        <w:r w:rsidR="00D03D5D">
          <w:rPr>
            <w:rFonts w:ascii="Times New Roman" w:hAnsi="Times New Roman" w:cs="Times New Roman"/>
          </w:rPr>
          <w:t>passion for economic research</w:t>
        </w:r>
      </w:ins>
      <w:ins w:id="62" w:author="Andrew Paciorek" w:date="2023-09-21T14:58:00Z">
        <w:r w:rsidR="00070183">
          <w:rPr>
            <w:rFonts w:ascii="Times New Roman" w:hAnsi="Times New Roman" w:cs="Times New Roman"/>
          </w:rPr>
          <w:t>, combined with</w:t>
        </w:r>
        <w:r w:rsidR="00D03D5D">
          <w:rPr>
            <w:rFonts w:ascii="Times New Roman" w:hAnsi="Times New Roman" w:cs="Times New Roman"/>
          </w:rPr>
          <w:t xml:space="preserve"> my</w:t>
        </w:r>
      </w:ins>
      <w:ins w:id="63" w:author="Andrew Paciorek" w:date="2023-09-21T14:57:00Z">
        <w:r w:rsidR="00D03D5D">
          <w:rPr>
            <w:rFonts w:ascii="Times New Roman" w:hAnsi="Times New Roman" w:cs="Times New Roman"/>
          </w:rPr>
          <w:t xml:space="preserve"> </w:t>
        </w:r>
      </w:ins>
      <w:r w:rsidRPr="00B707A4">
        <w:rPr>
          <w:rFonts w:ascii="Times New Roman" w:hAnsi="Times New Roman" w:cs="Times New Roman"/>
        </w:rPr>
        <w:t xml:space="preserve">academic </w:t>
      </w:r>
      <w:r>
        <w:rPr>
          <w:rFonts w:ascii="Times New Roman" w:hAnsi="Times New Roman" w:cs="Times New Roman"/>
        </w:rPr>
        <w:t>background, professional experiences,</w:t>
      </w:r>
      <w:r w:rsidRPr="00B707A4">
        <w:rPr>
          <w:rFonts w:ascii="Times New Roman" w:hAnsi="Times New Roman" w:cs="Times New Roman"/>
        </w:rPr>
        <w:t xml:space="preserve"> and ongoing </w:t>
      </w:r>
      <w:r>
        <w:rPr>
          <w:rFonts w:ascii="Times New Roman" w:hAnsi="Times New Roman" w:cs="Times New Roman"/>
        </w:rPr>
        <w:t xml:space="preserve">research </w:t>
      </w:r>
      <w:r w:rsidRPr="00B707A4">
        <w:rPr>
          <w:rFonts w:ascii="Times New Roman" w:hAnsi="Times New Roman" w:cs="Times New Roman"/>
        </w:rPr>
        <w:t>projects</w:t>
      </w:r>
      <w:ins w:id="64" w:author="Andrew Paciorek" w:date="2023-09-21T14:58:00Z">
        <w:r w:rsidR="00070183">
          <w:rPr>
            <w:rFonts w:ascii="Times New Roman" w:hAnsi="Times New Roman" w:cs="Times New Roman"/>
          </w:rPr>
          <w:t>,</w:t>
        </w:r>
      </w:ins>
      <w:r w:rsidRPr="00B707A4">
        <w:rPr>
          <w:rFonts w:ascii="Times New Roman" w:hAnsi="Times New Roman" w:cs="Times New Roman"/>
        </w:rPr>
        <w:t xml:space="preserve"> have </w:t>
      </w:r>
      <w:r>
        <w:rPr>
          <w:rFonts w:ascii="Times New Roman" w:hAnsi="Times New Roman" w:cs="Times New Roman"/>
        </w:rPr>
        <w:t xml:space="preserve">equipped me with the </w:t>
      </w:r>
      <w:r>
        <w:rPr>
          <w:rFonts w:ascii="Times New Roman" w:hAnsi="Times New Roman" w:cs="Times New Roman"/>
        </w:rPr>
        <w:lastRenderedPageBreak/>
        <w:t>tools and skills necessary to succeed as a doctoral student and a future economist</w:t>
      </w:r>
      <w:r w:rsidRPr="00B707A4">
        <w:rPr>
          <w:rFonts w:ascii="Times New Roman" w:hAnsi="Times New Roman" w:cs="Times New Roman"/>
        </w:rPr>
        <w:t xml:space="preserve">. I </w:t>
      </w:r>
      <w:r>
        <w:rPr>
          <w:rFonts w:ascii="Times New Roman" w:hAnsi="Times New Roman" w:cs="Times New Roman"/>
        </w:rPr>
        <w:t xml:space="preserve">believe I would be </w:t>
      </w:r>
      <w:r w:rsidR="007508BF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 </w:t>
      </w:r>
      <w:r w:rsidR="009C564F">
        <w:rPr>
          <w:rFonts w:ascii="Times New Roman" w:hAnsi="Times New Roman" w:cs="Times New Roman"/>
        </w:rPr>
        <w:t>great</w:t>
      </w:r>
      <w:r>
        <w:rPr>
          <w:rFonts w:ascii="Times New Roman" w:hAnsi="Times New Roman" w:cs="Times New Roman"/>
        </w:rPr>
        <w:t xml:space="preserve"> addition at</w:t>
      </w:r>
      <w:r w:rsidRPr="00B707A4">
        <w:rPr>
          <w:rFonts w:ascii="Times New Roman" w:hAnsi="Times New Roman" w:cs="Times New Roman"/>
        </w:rPr>
        <w:t xml:space="preserve"> </w:t>
      </w:r>
      <w:r w:rsidRPr="000048AF">
        <w:rPr>
          <w:rFonts w:ascii="Times New Roman" w:hAnsi="Times New Roman" w:cs="Times New Roman"/>
          <w:b/>
          <w:bCs/>
          <w:color w:val="FF0000"/>
          <w:highlight w:val="yellow"/>
          <w:u w:val="single"/>
        </w:rPr>
        <w:t>UNIVERSITY</w:t>
      </w:r>
      <w:r w:rsidRPr="00B707A4">
        <w:rPr>
          <w:rFonts w:ascii="Times New Roman" w:hAnsi="Times New Roman" w:cs="Times New Roman"/>
        </w:rPr>
        <w:t>. Thank you for considering my application.</w:t>
      </w:r>
    </w:p>
    <w:sectPr w:rsidR="00105543" w:rsidRPr="00105543" w:rsidSect="004B12D8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Andrew Paciorek" w:date="2023-09-20T17:38:00Z" w:initials="AP">
    <w:p w14:paraId="7E43636F" w14:textId="77777777" w:rsidR="00407BD9" w:rsidRDefault="00407BD9" w:rsidP="00F52C27">
      <w:pPr>
        <w:pStyle w:val="CommentText"/>
      </w:pPr>
      <w:r>
        <w:rPr>
          <w:rStyle w:val="CommentReference"/>
        </w:rPr>
        <w:annotationRef/>
      </w:r>
      <w:r>
        <w:t>Be a little more specific:  "Chicago in the wake of the Great Recession".</w:t>
      </w:r>
    </w:p>
  </w:comment>
  <w:comment w:id="6" w:author="Kyra Sadovi" w:date="2023-09-12T10:02:00Z" w:initials="KS">
    <w:p w14:paraId="0F1D74C4" w14:textId="727E163B" w:rsidR="00783EC9" w:rsidRDefault="00783EC9" w:rsidP="00783EC9">
      <w:pPr>
        <w:pStyle w:val="CommentText"/>
      </w:pPr>
      <w:r>
        <w:rPr>
          <w:rStyle w:val="CommentReference"/>
        </w:rPr>
        <w:annotationRef/>
      </w:r>
      <w:r>
        <w:t>For departments with no housing people, can I say applied micro or public econ?</w:t>
      </w:r>
    </w:p>
  </w:comment>
  <w:comment w:id="7" w:author="Andrew Paciorek" w:date="2023-09-20T17:30:00Z" w:initials="AP">
    <w:p w14:paraId="152A10E0" w14:textId="77777777" w:rsidR="005128F9" w:rsidRDefault="005128F9" w:rsidP="00146F16">
      <w:pPr>
        <w:pStyle w:val="CommentText"/>
      </w:pPr>
      <w:r>
        <w:rPr>
          <w:rStyle w:val="CommentReference"/>
        </w:rPr>
        <w:annotationRef/>
      </w:r>
      <w:r>
        <w:t>Yes, in fact, I'd consider doing that anyway, unless you're applying to a department that is very strong in real estate (of which there are few).</w:t>
      </w:r>
    </w:p>
  </w:comment>
  <w:comment w:id="11" w:author="Andrew Paciorek" w:date="2023-09-20T17:40:00Z" w:initials="AP">
    <w:p w14:paraId="7CB7A734" w14:textId="77777777" w:rsidR="00407BD9" w:rsidRDefault="00407BD9" w:rsidP="000561D2">
      <w:pPr>
        <w:pStyle w:val="CommentText"/>
      </w:pPr>
      <w:r>
        <w:rPr>
          <w:rStyle w:val="CommentReference"/>
        </w:rPr>
        <w:annotationRef/>
      </w:r>
      <w:r>
        <w:t>I think it's helpful to flesh this out and get at the underlying economics a bit.</w:t>
      </w:r>
    </w:p>
  </w:comment>
  <w:comment w:id="16" w:author="Andrew Paciorek" w:date="2023-09-20T17:43:00Z" w:initials="AP">
    <w:p w14:paraId="580A0C3C" w14:textId="77777777" w:rsidR="006866AE" w:rsidRDefault="006866AE" w:rsidP="00770DF8">
      <w:pPr>
        <w:pStyle w:val="CommentText"/>
      </w:pPr>
      <w:r>
        <w:rPr>
          <w:rStyle w:val="CommentReference"/>
        </w:rPr>
        <w:annotationRef/>
      </w:r>
      <w:r>
        <w:t>I'm trying to avoid "we" only because you're not a co-author on this project, and it's better not to give that impression.</w:t>
      </w:r>
    </w:p>
  </w:comment>
  <w:comment w:id="43" w:author="Andrew Paciorek" w:date="2023-09-21T14:48:00Z" w:initials="AP">
    <w:p w14:paraId="08712C32" w14:textId="77777777" w:rsidR="001C1EEA" w:rsidRDefault="001C1EEA" w:rsidP="00B81C24">
      <w:pPr>
        <w:pStyle w:val="CommentText"/>
      </w:pPr>
      <w:r>
        <w:rPr>
          <w:rStyle w:val="CommentReference"/>
        </w:rPr>
        <w:annotationRef/>
      </w:r>
      <w:r>
        <w:t>Just avoiding internal jargon.</w:t>
      </w:r>
    </w:p>
  </w:comment>
  <w:comment w:id="46" w:author="Andrew Paciorek" w:date="2023-09-21T14:49:00Z" w:initials="AP">
    <w:p w14:paraId="24DFF977" w14:textId="77777777" w:rsidR="001C1EEA" w:rsidRDefault="001C1EEA" w:rsidP="007B2246">
      <w:pPr>
        <w:pStyle w:val="CommentText"/>
      </w:pPr>
      <w:r>
        <w:rPr>
          <w:rStyle w:val="CommentReference"/>
        </w:rPr>
        <w:annotationRef/>
      </w:r>
      <w:r>
        <w:t>Again, less jargon.</w:t>
      </w:r>
    </w:p>
  </w:comment>
  <w:comment w:id="48" w:author="Andrew Paciorek" w:date="2023-09-21T14:50:00Z" w:initials="AP">
    <w:p w14:paraId="13A77F73" w14:textId="77777777" w:rsidR="001C1EEA" w:rsidRDefault="001C1EEA" w:rsidP="00B13395">
      <w:pPr>
        <w:pStyle w:val="CommentText"/>
      </w:pPr>
      <w:r>
        <w:rPr>
          <w:rStyle w:val="CommentReference"/>
        </w:rPr>
        <w:annotationRef/>
      </w:r>
      <w:r>
        <w:t>Need to say something about why you were doing this, why it was important, etc.</w:t>
      </w:r>
    </w:p>
  </w:comment>
  <w:comment w:id="51" w:author="Andrew Paciorek" w:date="2023-09-21T14:51:00Z" w:initials="AP">
    <w:p w14:paraId="342B4790" w14:textId="77777777" w:rsidR="001C1EEA" w:rsidRDefault="001C1EEA" w:rsidP="00651F1B">
      <w:pPr>
        <w:pStyle w:val="CommentText"/>
      </w:pPr>
      <w:r>
        <w:rPr>
          <w:rStyle w:val="CommentReference"/>
        </w:rPr>
        <w:annotationRef/>
      </w:r>
      <w:r>
        <w:t>Say a little more about your specific contribution.</w:t>
      </w:r>
    </w:p>
  </w:comment>
  <w:comment w:id="57" w:author="Andrew Paciorek" w:date="2023-09-21T14:55:00Z" w:initials="AP">
    <w:p w14:paraId="7A663725" w14:textId="77777777" w:rsidR="00071C28" w:rsidRDefault="00071C28" w:rsidP="00ED559D">
      <w:pPr>
        <w:pStyle w:val="CommentText"/>
      </w:pPr>
      <w:r>
        <w:rPr>
          <w:rStyle w:val="CommentReference"/>
        </w:rPr>
        <w:annotationRef/>
      </w:r>
      <w:r>
        <w:t>Maybe "unintended consequences"?  Negative externalities has a specific meaning, and I got distracted trying to decide whether it applied here or not.  😊</w:t>
      </w:r>
    </w:p>
  </w:comment>
  <w:comment w:id="54" w:author="Andrew Paciorek" w:date="2023-09-21T14:57:00Z" w:initials="AP">
    <w:p w14:paraId="1AF066E2" w14:textId="77777777" w:rsidR="00D03D5D" w:rsidRDefault="00D03D5D" w:rsidP="00A62203">
      <w:pPr>
        <w:pStyle w:val="CommentText"/>
      </w:pPr>
      <w:r>
        <w:rPr>
          <w:rStyle w:val="CommentReference"/>
        </w:rPr>
        <w:annotationRef/>
      </w:r>
      <w:r>
        <w:t>I found this slightly confusing because you reference the recession, but then you immediately talk about infrastructure improvements when I thought you'd be mentioning things like job losses, poverty, etc.  I think you just want to clarify what you're trying to say here.</w:t>
      </w:r>
    </w:p>
  </w:comment>
  <w:comment w:id="58" w:author="Andrew Paciorek" w:date="2023-09-21T14:58:00Z" w:initials="AP">
    <w:p w14:paraId="2A609C4F" w14:textId="77777777" w:rsidR="00D03D5D" w:rsidRDefault="00D03D5D" w:rsidP="0038281F">
      <w:pPr>
        <w:pStyle w:val="CommentText"/>
      </w:pPr>
      <w:r>
        <w:rPr>
          <w:rStyle w:val="CommentReference"/>
        </w:rPr>
        <w:annotationRef/>
      </w:r>
      <w:r>
        <w:t>Just felt a little repetitive.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E43636F" w15:done="0"/>
  <w15:commentEx w15:paraId="0F1D74C4" w15:done="0"/>
  <w15:commentEx w15:paraId="152A10E0" w15:paraIdParent="0F1D74C4" w15:done="0"/>
  <w15:commentEx w15:paraId="7CB7A734" w15:done="0"/>
  <w15:commentEx w15:paraId="580A0C3C" w15:done="0"/>
  <w15:commentEx w15:paraId="08712C32" w15:done="0"/>
  <w15:commentEx w15:paraId="24DFF977" w15:done="0"/>
  <w15:commentEx w15:paraId="13A77F73" w15:done="0"/>
  <w15:commentEx w15:paraId="342B4790" w15:done="0"/>
  <w15:commentEx w15:paraId="7A663725" w15:done="0"/>
  <w15:commentEx w15:paraId="1AF066E2" w15:done="0"/>
  <w15:commentEx w15:paraId="2A609C4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B5ACAA" w16cex:dateUtc="2023-09-20T21:38:00Z"/>
  <w16cex:commentExtensible w16cex:durableId="28AAB5B4" w16cex:dateUtc="2023-09-12T14:02:00Z"/>
  <w16cex:commentExtensible w16cex:durableId="28B5AAA6" w16cex:dateUtc="2023-09-20T21:30:00Z"/>
  <w16cex:commentExtensible w16cex:durableId="28B5ACFF" w16cex:dateUtc="2023-09-20T21:40:00Z"/>
  <w16cex:commentExtensible w16cex:durableId="28B5ADD8" w16cex:dateUtc="2023-09-20T21:43:00Z"/>
  <w16cex:commentExtensible w16cex:durableId="28B6D62E" w16cex:dateUtc="2023-09-21T18:48:00Z"/>
  <w16cex:commentExtensible w16cex:durableId="28B6D682" w16cex:dateUtc="2023-09-21T18:49:00Z"/>
  <w16cex:commentExtensible w16cex:durableId="28B6D6A3" w16cex:dateUtc="2023-09-21T18:50:00Z"/>
  <w16cex:commentExtensible w16cex:durableId="28B6D6D5" w16cex:dateUtc="2023-09-21T18:51:00Z"/>
  <w16cex:commentExtensible w16cex:durableId="28B6D7C5" w16cex:dateUtc="2023-09-21T18:55:00Z"/>
  <w16cex:commentExtensible w16cex:durableId="28B6D846" w16cex:dateUtc="2023-09-21T18:57:00Z"/>
  <w16cex:commentExtensible w16cex:durableId="28B6D894" w16cex:dateUtc="2023-09-21T18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E43636F" w16cid:durableId="28B5ACAA"/>
  <w16cid:commentId w16cid:paraId="0F1D74C4" w16cid:durableId="28AAB5B4"/>
  <w16cid:commentId w16cid:paraId="152A10E0" w16cid:durableId="28B5AAA6"/>
  <w16cid:commentId w16cid:paraId="7CB7A734" w16cid:durableId="28B5ACFF"/>
  <w16cid:commentId w16cid:paraId="580A0C3C" w16cid:durableId="28B5ADD8"/>
  <w16cid:commentId w16cid:paraId="08712C32" w16cid:durableId="28B6D62E"/>
  <w16cid:commentId w16cid:paraId="24DFF977" w16cid:durableId="28B6D682"/>
  <w16cid:commentId w16cid:paraId="13A77F73" w16cid:durableId="28B6D6A3"/>
  <w16cid:commentId w16cid:paraId="342B4790" w16cid:durableId="28B6D6D5"/>
  <w16cid:commentId w16cid:paraId="7A663725" w16cid:durableId="28B6D7C5"/>
  <w16cid:commentId w16cid:paraId="1AF066E2" w16cid:durableId="28B6D846"/>
  <w16cid:commentId w16cid:paraId="2A609C4F" w16cid:durableId="28B6D89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0F7E7B" w14:textId="77777777" w:rsidR="00412DE7" w:rsidRDefault="00412DE7" w:rsidP="00783EC9">
      <w:pPr>
        <w:spacing w:after="0"/>
      </w:pPr>
      <w:r>
        <w:separator/>
      </w:r>
    </w:p>
  </w:endnote>
  <w:endnote w:type="continuationSeparator" w:id="0">
    <w:p w14:paraId="0ED764F7" w14:textId="77777777" w:rsidR="00412DE7" w:rsidRDefault="00412DE7" w:rsidP="00783EC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891753" w14:textId="77777777" w:rsidR="00412DE7" w:rsidRDefault="00412DE7" w:rsidP="00783EC9">
      <w:pPr>
        <w:spacing w:after="0"/>
      </w:pPr>
      <w:r>
        <w:separator/>
      </w:r>
    </w:p>
  </w:footnote>
  <w:footnote w:type="continuationSeparator" w:id="0">
    <w:p w14:paraId="078039D4" w14:textId="77777777" w:rsidR="00412DE7" w:rsidRDefault="00412DE7" w:rsidP="00783EC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3CFF2" w14:textId="5D7E0D8E" w:rsidR="00361073" w:rsidRDefault="00783EC9">
    <w:pPr>
      <w:pStyle w:val="Header"/>
    </w:pPr>
    <w:r>
      <w:rPr>
        <w:noProof/>
        <w14:ligatures w14:val="none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7DAFA6B" wp14:editId="1937FEC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73050"/>
              <wp:effectExtent l="0" t="0" r="0" b="12700"/>
              <wp:wrapNone/>
              <wp:docPr id="2" name="MSIPCM4ce34ef8a88a30986dc4d3b5" descr="{&quot;HashCode&quot;:810590895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BB224C5" w14:textId="0071FF0D" w:rsidR="00783EC9" w:rsidRPr="00783EC9" w:rsidRDefault="00783EC9" w:rsidP="00783EC9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</w:pPr>
                          <w:r w:rsidRPr="00783EC9"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  <w:t>PERSONAL/NONWORK // EXTERNAL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DAFA6B" id="_x0000_t202" coordsize="21600,21600" o:spt="202" path="m,l,21600r21600,l21600,xe">
              <v:stroke joinstyle="miter"/>
              <v:path gradientshapeok="t" o:connecttype="rect"/>
            </v:shapetype>
            <v:shape id="MSIPCM4ce34ef8a88a30986dc4d3b5" o:spid="_x0000_s1026" type="#_x0000_t202" alt="{&quot;HashCode&quot;:810590895,&quot;Height&quot;:792.0,&quot;Width&quot;:612.0,&quot;Placement&quot;:&quot;Header&quot;,&quot;Index&quot;:&quot;Primary&quot;,&quot;Section&quot;:1,&quot;Top&quot;:0.0,&quot;Left&quot;:0.0}" style="position:absolute;margin-left:0;margin-top:1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" o:allowincell="f" filled="f" stroked="f" strokeweight=".5pt">
              <v:textbox inset="20pt,0,,0">
                <w:txbxContent>
                  <w:p w14:paraId="5BB224C5" w14:textId="0071FF0D" w:rsidR="00783EC9" w:rsidRPr="00783EC9" w:rsidRDefault="00783EC9" w:rsidP="00783EC9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2"/>
                      </w:rPr>
                    </w:pPr>
                    <w:r w:rsidRPr="00783EC9">
                      <w:rPr>
                        <w:rFonts w:ascii="Calibri" w:hAnsi="Calibri" w:cs="Calibri"/>
                        <w:color w:val="000000"/>
                        <w:sz w:val="22"/>
                      </w:rPr>
                      <w:t>PERSONAL/NONWORK // EXTERNAL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ndrew Paciorek">
    <w15:presenceInfo w15:providerId="AD" w15:userId="S-1-5-21-494564499-3874391898-67382419-8945"/>
  </w15:person>
  <w15:person w15:author="Kyra Sadovi">
    <w15:presenceInfo w15:providerId="AD" w15:userId="S::Kyra.M.Sadovi@frb.gov::9a74aead-a876-4b4d-bff7-2168e0af5cb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EC9"/>
    <w:rsid w:val="00070183"/>
    <w:rsid w:val="00071C28"/>
    <w:rsid w:val="000B0D44"/>
    <w:rsid w:val="000B32A1"/>
    <w:rsid w:val="00105543"/>
    <w:rsid w:val="0015765F"/>
    <w:rsid w:val="001B7C79"/>
    <w:rsid w:val="001C1EEA"/>
    <w:rsid w:val="001F2261"/>
    <w:rsid w:val="00222AB5"/>
    <w:rsid w:val="002A326D"/>
    <w:rsid w:val="00361073"/>
    <w:rsid w:val="00407BD9"/>
    <w:rsid w:val="00412DE7"/>
    <w:rsid w:val="00483515"/>
    <w:rsid w:val="005128F9"/>
    <w:rsid w:val="00581285"/>
    <w:rsid w:val="005B7B21"/>
    <w:rsid w:val="006866AE"/>
    <w:rsid w:val="007508BF"/>
    <w:rsid w:val="00783EC9"/>
    <w:rsid w:val="00886D3C"/>
    <w:rsid w:val="008E2A5E"/>
    <w:rsid w:val="009B1BBA"/>
    <w:rsid w:val="009C564F"/>
    <w:rsid w:val="00A74F04"/>
    <w:rsid w:val="00B5317E"/>
    <w:rsid w:val="00B64784"/>
    <w:rsid w:val="00B953AB"/>
    <w:rsid w:val="00D03D5D"/>
    <w:rsid w:val="00D15E0C"/>
    <w:rsid w:val="00D91513"/>
    <w:rsid w:val="00D9618B"/>
    <w:rsid w:val="00DF7B57"/>
    <w:rsid w:val="00E11002"/>
    <w:rsid w:val="00E5308F"/>
    <w:rsid w:val="00EC1FB2"/>
    <w:rsid w:val="00EF41CC"/>
    <w:rsid w:val="00F024C6"/>
    <w:rsid w:val="00F81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2D08DC"/>
  <w15:chartTrackingRefBased/>
  <w15:docId w15:val="{7C371813-4995-420E-9893-55E5F2809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EC9"/>
    <w:pPr>
      <w:spacing w:after="120" w:line="240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783EC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83EC9"/>
    <w:pPr>
      <w:spacing w:after="160"/>
    </w:pPr>
    <w:rPr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83EC9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3EC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83EC9"/>
    <w:rPr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783EC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83EC9"/>
    <w:rPr>
      <w:kern w:val="2"/>
      <w:sz w:val="24"/>
      <w:szCs w:val="24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128F9"/>
    <w:pPr>
      <w:spacing w:after="120"/>
    </w:pPr>
    <w:rPr>
      <w:b/>
      <w:bCs/>
      <w:kern w:val="2"/>
      <w14:ligatures w14:val="standardContextua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128F9"/>
    <w:rPr>
      <w:b/>
      <w:bCs/>
      <w:kern w:val="2"/>
      <w:sz w:val="20"/>
      <w:szCs w:val="20"/>
      <w14:ligatures w14:val="standardContextual"/>
    </w:rPr>
  </w:style>
  <w:style w:type="paragraph" w:styleId="Revision">
    <w:name w:val="Revision"/>
    <w:hidden/>
    <w:uiPriority w:val="99"/>
    <w:semiHidden/>
    <w:rsid w:val="00407BD9"/>
    <w:pPr>
      <w:spacing w:after="0" w:line="240" w:lineRule="auto"/>
    </w:pPr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1038</TotalTime>
  <Pages>3</Pages>
  <Words>1198</Words>
  <Characters>6832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Kyra Sadovi</dc:creator>
  <cp:keywords/>
  <dc:description/>
  <cp:lastModifiedBy>Andrew Paciorek</cp:lastModifiedBy>
  <cp:revision>15</cp:revision>
  <dcterms:created xsi:type="dcterms:W3CDTF">2023-09-20T21:30:00Z</dcterms:created>
  <dcterms:modified xsi:type="dcterms:W3CDTF">2023-09-21T18:58:00Z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64a1c01c-b7bf-47d2-a45c-fafea26211d9</vt:lpwstr>
  </property>
  <property fmtid="{D5CDD505-2E9C-101B-9397-08002B2CF9AE}" pid="3" name="MSIP_Label_020c9e8b-b879-4ade-97ac-60b9c2bff5e3_Enabled">
    <vt:lpwstr>true</vt:lpwstr>
  </property>
  <property fmtid="{D5CDD505-2E9C-101B-9397-08002B2CF9AE}" pid="4" name="MSIP_Label_020c9e8b-b879-4ade-97ac-60b9c2bff5e3_SetDate">
    <vt:lpwstr>2023-09-18T14:03:51Z</vt:lpwstr>
  </property>
  <property fmtid="{D5CDD505-2E9C-101B-9397-08002B2CF9AE}" pid="5" name="MSIP_Label_020c9e8b-b879-4ade-97ac-60b9c2bff5e3_Method">
    <vt:lpwstr>Privileged</vt:lpwstr>
  </property>
  <property fmtid="{D5CDD505-2E9C-101B-9397-08002B2CF9AE}" pid="6" name="MSIP_Label_020c9e8b-b879-4ade-97ac-60b9c2bff5e3_Name">
    <vt:lpwstr>PERSONAL-NONWORK - EXTERNAL</vt:lpwstr>
  </property>
  <property fmtid="{D5CDD505-2E9C-101B-9397-08002B2CF9AE}" pid="7" name="MSIP_Label_020c9e8b-b879-4ade-97ac-60b9c2bff5e3_SiteId">
    <vt:lpwstr>87bb2570-5c1e-4973-9c37-09257a95aeb1</vt:lpwstr>
  </property>
  <property fmtid="{D5CDD505-2E9C-101B-9397-08002B2CF9AE}" pid="8" name="MSIP_Label_020c9e8b-b879-4ade-97ac-60b9c2bff5e3_ActionId">
    <vt:lpwstr>ddef6028-7126-4d19-ab54-3ad775432687</vt:lpwstr>
  </property>
  <property fmtid="{D5CDD505-2E9C-101B-9397-08002B2CF9AE}" pid="9" name="MSIP_Label_020c9e8b-b879-4ade-97ac-60b9c2bff5e3_ContentBits">
    <vt:lpwstr>1</vt:lpwstr>
  </property>
</Properties>
</file>
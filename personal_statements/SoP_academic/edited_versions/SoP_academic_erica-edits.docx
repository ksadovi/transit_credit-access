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D4E66C" w14:textId="58A371C7" w:rsidR="00ED52D2" w:rsidRPr="00671F1F" w:rsidRDefault="003C276A" w:rsidP="00151471">
      <w:pPr>
        <w:spacing w:after="120"/>
        <w:jc w:val="center"/>
        <w:rPr>
          <w:rFonts w:ascii="Times New Roman" w:hAnsi="Times New Roman" w:cs="Times New Roman"/>
        </w:rPr>
      </w:pPr>
      <w:r w:rsidRPr="00671F1F">
        <w:rPr>
          <w:rFonts w:ascii="Times New Roman" w:hAnsi="Times New Roman" w:cs="Times New Roman"/>
        </w:rPr>
        <w:t>Statement of Purpose</w:t>
      </w:r>
    </w:p>
    <w:p w14:paraId="1150CDBE" w14:textId="5A1E76A1" w:rsidR="003C276A" w:rsidRPr="00671F1F" w:rsidRDefault="003C276A" w:rsidP="00151471">
      <w:pPr>
        <w:spacing w:after="120"/>
        <w:jc w:val="center"/>
        <w:rPr>
          <w:rFonts w:ascii="Times New Roman" w:hAnsi="Times New Roman" w:cs="Times New Roman"/>
        </w:rPr>
      </w:pPr>
      <w:r w:rsidRPr="00671F1F">
        <w:rPr>
          <w:rFonts w:ascii="Times New Roman" w:hAnsi="Times New Roman" w:cs="Times New Roman"/>
        </w:rPr>
        <w:t>Kyra Sadovi</w:t>
      </w:r>
    </w:p>
    <w:p w14:paraId="4099D4D2" w14:textId="434B5CA2" w:rsidR="003C276A" w:rsidRPr="00671F1F" w:rsidRDefault="003C276A" w:rsidP="002E72F3">
      <w:pPr>
        <w:spacing w:after="0"/>
        <w:ind w:firstLine="720"/>
        <w:rPr>
          <w:rFonts w:ascii="Times New Roman" w:hAnsi="Times New Roman" w:cs="Times New Roman"/>
        </w:rPr>
      </w:pPr>
      <w:commentRangeStart w:id="0"/>
      <w:r w:rsidRPr="00671F1F">
        <w:rPr>
          <w:rFonts w:ascii="Times New Roman" w:hAnsi="Times New Roman" w:cs="Times New Roman"/>
        </w:rPr>
        <w:t xml:space="preserve">I am passionate about economics because </w:t>
      </w:r>
      <w:r w:rsidR="001B2CA7">
        <w:rPr>
          <w:rFonts w:ascii="Times New Roman" w:hAnsi="Times New Roman" w:cs="Times New Roman"/>
        </w:rPr>
        <w:t>it provides</w:t>
      </w:r>
      <w:r w:rsidRPr="00671F1F">
        <w:rPr>
          <w:rFonts w:ascii="Times New Roman" w:hAnsi="Times New Roman" w:cs="Times New Roman"/>
        </w:rPr>
        <w:t xml:space="preserve"> </w:t>
      </w:r>
      <w:r w:rsidR="001B2CA7">
        <w:rPr>
          <w:rFonts w:ascii="Times New Roman" w:hAnsi="Times New Roman" w:cs="Times New Roman"/>
        </w:rPr>
        <w:t xml:space="preserve">a framework </w:t>
      </w:r>
      <w:r w:rsidRPr="00671F1F">
        <w:rPr>
          <w:rFonts w:ascii="Times New Roman" w:hAnsi="Times New Roman" w:cs="Times New Roman"/>
        </w:rPr>
        <w:t xml:space="preserve">for </w:t>
      </w:r>
      <w:r w:rsidR="001B2CA7">
        <w:rPr>
          <w:rFonts w:ascii="Times New Roman" w:hAnsi="Times New Roman" w:cs="Times New Roman"/>
        </w:rPr>
        <w:t>investigating human behavior</w:t>
      </w:r>
      <w:r w:rsidRPr="00671F1F">
        <w:rPr>
          <w:rFonts w:ascii="Times New Roman" w:hAnsi="Times New Roman" w:cs="Times New Roman"/>
        </w:rPr>
        <w:t xml:space="preserve">, </w:t>
      </w:r>
      <w:r w:rsidR="001B2CA7">
        <w:rPr>
          <w:rFonts w:ascii="Times New Roman" w:hAnsi="Times New Roman" w:cs="Times New Roman"/>
        </w:rPr>
        <w:t xml:space="preserve">offers </w:t>
      </w:r>
      <w:r w:rsidRPr="00671F1F">
        <w:rPr>
          <w:rFonts w:ascii="Times New Roman" w:hAnsi="Times New Roman" w:cs="Times New Roman"/>
        </w:rPr>
        <w:t xml:space="preserve">evidence for policy-relevant questions, and </w:t>
      </w:r>
      <w:r w:rsidR="001B2CA7">
        <w:rPr>
          <w:rFonts w:ascii="Times New Roman" w:hAnsi="Times New Roman" w:cs="Times New Roman"/>
        </w:rPr>
        <w:t>furthers</w:t>
      </w:r>
      <w:r w:rsidRPr="00671F1F">
        <w:rPr>
          <w:rFonts w:ascii="Times New Roman" w:hAnsi="Times New Roman" w:cs="Times New Roman"/>
        </w:rPr>
        <w:t xml:space="preserve"> our </w:t>
      </w:r>
      <w:r w:rsidR="00754F36">
        <w:rPr>
          <w:rFonts w:ascii="Times New Roman" w:hAnsi="Times New Roman" w:cs="Times New Roman"/>
        </w:rPr>
        <w:t>understanding</w:t>
      </w:r>
      <w:r w:rsidR="001B2CA7">
        <w:rPr>
          <w:rFonts w:ascii="Times New Roman" w:hAnsi="Times New Roman" w:cs="Times New Roman"/>
        </w:rPr>
        <w:t xml:space="preserve"> o</w:t>
      </w:r>
      <w:commentRangeStart w:id="1"/>
      <w:r w:rsidR="001B2CA7">
        <w:rPr>
          <w:rFonts w:ascii="Times New Roman" w:hAnsi="Times New Roman" w:cs="Times New Roman"/>
        </w:rPr>
        <w:t>f how societies work</w:t>
      </w:r>
      <w:commentRangeEnd w:id="1"/>
      <w:r w:rsidR="001B2CA7">
        <w:rPr>
          <w:rStyle w:val="CommentReference"/>
        </w:rPr>
        <w:commentReference w:id="1"/>
      </w:r>
      <w:commentRangeEnd w:id="0"/>
      <w:r w:rsidR="008E768A">
        <w:rPr>
          <w:rStyle w:val="CommentReference"/>
        </w:rPr>
        <w:commentReference w:id="0"/>
      </w:r>
      <w:r w:rsidRPr="00671F1F">
        <w:rPr>
          <w:rFonts w:ascii="Times New Roman" w:hAnsi="Times New Roman" w:cs="Times New Roman"/>
        </w:rPr>
        <w:t xml:space="preserve">. </w:t>
      </w:r>
      <w:r w:rsidR="00CF367E">
        <w:rPr>
          <w:rFonts w:ascii="Times New Roman" w:hAnsi="Times New Roman" w:cs="Times New Roman"/>
        </w:rPr>
        <w:t>Growing up both in a family of journalists</w:t>
      </w:r>
      <w:r w:rsidRPr="00671F1F">
        <w:rPr>
          <w:rFonts w:ascii="Times New Roman" w:hAnsi="Times New Roman" w:cs="Times New Roman"/>
        </w:rPr>
        <w:t xml:space="preserve"> and </w:t>
      </w:r>
      <w:r w:rsidR="00CF367E">
        <w:rPr>
          <w:rFonts w:ascii="Times New Roman" w:hAnsi="Times New Roman" w:cs="Times New Roman"/>
        </w:rPr>
        <w:t>a</w:t>
      </w:r>
      <w:r w:rsidRPr="00671F1F">
        <w:rPr>
          <w:rFonts w:ascii="Times New Roman" w:hAnsi="Times New Roman" w:cs="Times New Roman"/>
        </w:rPr>
        <w:t xml:space="preserve"> </w:t>
      </w:r>
      <w:commentRangeStart w:id="2"/>
      <w:commentRangeStart w:id="3"/>
      <w:commentRangeStart w:id="4"/>
      <w:r w:rsidRPr="00671F1F">
        <w:rPr>
          <w:rFonts w:ascii="Times New Roman" w:hAnsi="Times New Roman" w:cs="Times New Roman"/>
        </w:rPr>
        <w:t>strong student of mathematics</w:t>
      </w:r>
      <w:commentRangeEnd w:id="2"/>
      <w:r w:rsidR="00B118F5">
        <w:rPr>
          <w:rStyle w:val="CommentReference"/>
        </w:rPr>
        <w:commentReference w:id="2"/>
      </w:r>
      <w:commentRangeEnd w:id="3"/>
      <w:r w:rsidR="00754F36">
        <w:rPr>
          <w:rStyle w:val="CommentReference"/>
        </w:rPr>
        <w:commentReference w:id="3"/>
      </w:r>
      <w:commentRangeEnd w:id="4"/>
      <w:r w:rsidR="008E768A">
        <w:rPr>
          <w:rStyle w:val="CommentReference"/>
        </w:rPr>
        <w:commentReference w:id="4"/>
      </w:r>
      <w:r w:rsidRPr="00671F1F">
        <w:rPr>
          <w:rFonts w:ascii="Times New Roman" w:hAnsi="Times New Roman" w:cs="Times New Roman"/>
        </w:rPr>
        <w:t xml:space="preserve">, I took to economics </w:t>
      </w:r>
      <w:r w:rsidR="00E27E31">
        <w:rPr>
          <w:rFonts w:ascii="Times New Roman" w:hAnsi="Times New Roman" w:cs="Times New Roman"/>
        </w:rPr>
        <w:t xml:space="preserve">because of its </w:t>
      </w:r>
      <w:r w:rsidR="006942FE">
        <w:rPr>
          <w:rFonts w:ascii="Times New Roman" w:hAnsi="Times New Roman" w:cs="Times New Roman"/>
        </w:rPr>
        <w:t xml:space="preserve">power </w:t>
      </w:r>
      <w:r w:rsidR="001B2CA7">
        <w:rPr>
          <w:rFonts w:ascii="Times New Roman" w:hAnsi="Times New Roman" w:cs="Times New Roman"/>
        </w:rPr>
        <w:t xml:space="preserve">to model the </w:t>
      </w:r>
      <w:commentRangeStart w:id="5"/>
      <w:r w:rsidR="001B2CA7">
        <w:rPr>
          <w:rFonts w:ascii="Times New Roman" w:hAnsi="Times New Roman" w:cs="Times New Roman"/>
        </w:rPr>
        <w:t>world as it is and as it could be</w:t>
      </w:r>
      <w:commentRangeEnd w:id="5"/>
      <w:r w:rsidR="001B2CA7">
        <w:rPr>
          <w:rStyle w:val="CommentReference"/>
        </w:rPr>
        <w:commentReference w:id="5"/>
      </w:r>
      <w:ins w:id="6" w:author="Erica Ryan" w:date="2023-08-20T16:01:00Z">
        <w:r w:rsidR="008E768A">
          <w:rPr>
            <w:rFonts w:ascii="Times New Roman" w:hAnsi="Times New Roman" w:cs="Times New Roman"/>
          </w:rPr>
          <w:t xml:space="preserve"> </w:t>
        </w:r>
      </w:ins>
      <w:r w:rsidRPr="00671F1F">
        <w:rPr>
          <w:rFonts w:ascii="Times New Roman" w:hAnsi="Times New Roman" w:cs="Times New Roman"/>
        </w:rPr>
        <w:t xml:space="preserve">. </w:t>
      </w:r>
      <w:r w:rsidR="00B118F5">
        <w:rPr>
          <w:rFonts w:ascii="Times New Roman" w:hAnsi="Times New Roman" w:cs="Times New Roman"/>
        </w:rPr>
        <w:t xml:space="preserve">I quickly found an </w:t>
      </w:r>
      <w:r w:rsidRPr="00671F1F">
        <w:rPr>
          <w:rFonts w:ascii="Times New Roman" w:hAnsi="Times New Roman" w:cs="Times New Roman"/>
        </w:rPr>
        <w:t xml:space="preserve">affinity for applied microeconomics, which </w:t>
      </w:r>
      <w:del w:id="7" w:author="Erica Ryan" w:date="2023-08-20T16:02:00Z">
        <w:r w:rsidR="00516C7E" w:rsidDel="008E768A">
          <w:rPr>
            <w:rFonts w:ascii="Times New Roman" w:hAnsi="Times New Roman" w:cs="Times New Roman"/>
          </w:rPr>
          <w:delText xml:space="preserve">blossomed </w:delText>
        </w:r>
      </w:del>
      <w:ins w:id="8" w:author="Erica Ryan" w:date="2023-08-20T16:02:00Z">
        <w:r w:rsidR="008E768A">
          <w:rPr>
            <w:rFonts w:ascii="Times New Roman" w:hAnsi="Times New Roman" w:cs="Times New Roman"/>
          </w:rPr>
          <w:t xml:space="preserve">I’ve further explored </w:t>
        </w:r>
      </w:ins>
      <w:r w:rsidR="00516C7E">
        <w:rPr>
          <w:rFonts w:ascii="Times New Roman" w:hAnsi="Times New Roman" w:cs="Times New Roman"/>
        </w:rPr>
        <w:t>during</w:t>
      </w:r>
      <w:r w:rsidRPr="00671F1F">
        <w:rPr>
          <w:rFonts w:ascii="Times New Roman" w:hAnsi="Times New Roman" w:cs="Times New Roman"/>
        </w:rPr>
        <w:t xml:space="preserve"> </w:t>
      </w:r>
      <w:r w:rsidR="00CF367E">
        <w:rPr>
          <w:rFonts w:ascii="Times New Roman" w:hAnsi="Times New Roman" w:cs="Times New Roman"/>
        </w:rPr>
        <w:t>my research assistantship</w:t>
      </w:r>
      <w:r w:rsidRPr="00671F1F">
        <w:rPr>
          <w:rFonts w:ascii="Times New Roman" w:hAnsi="Times New Roman" w:cs="Times New Roman"/>
        </w:rPr>
        <w:t xml:space="preserve"> with the Board of Governors of the Federal Reserve</w:t>
      </w:r>
      <w:r w:rsidR="00C7590C">
        <w:rPr>
          <w:rFonts w:ascii="Times New Roman" w:hAnsi="Times New Roman" w:cs="Times New Roman"/>
        </w:rPr>
        <w:t xml:space="preserve"> in Washington, D.C</w:t>
      </w:r>
      <w:r w:rsidRPr="00671F1F">
        <w:rPr>
          <w:rFonts w:ascii="Times New Roman" w:hAnsi="Times New Roman" w:cs="Times New Roman"/>
        </w:rPr>
        <w:t xml:space="preserve">. </w:t>
      </w:r>
      <w:r w:rsidR="00575EAA">
        <w:rPr>
          <w:rFonts w:ascii="Times New Roman" w:hAnsi="Times New Roman" w:cs="Times New Roman"/>
        </w:rPr>
        <w:t>I believe</w:t>
      </w:r>
      <w:r w:rsidRPr="00671F1F">
        <w:rPr>
          <w:rFonts w:ascii="Times New Roman" w:hAnsi="Times New Roman" w:cs="Times New Roman"/>
        </w:rPr>
        <w:t xml:space="preserve"> that my coursework, </w:t>
      </w:r>
      <w:commentRangeStart w:id="9"/>
      <w:r w:rsidRPr="00671F1F">
        <w:rPr>
          <w:rFonts w:ascii="Times New Roman" w:hAnsi="Times New Roman" w:cs="Times New Roman"/>
        </w:rPr>
        <w:t>experiences</w:t>
      </w:r>
      <w:commentRangeEnd w:id="9"/>
      <w:r w:rsidR="008E768A">
        <w:rPr>
          <w:rStyle w:val="CommentReference"/>
        </w:rPr>
        <w:commentReference w:id="9"/>
      </w:r>
      <w:r w:rsidRPr="00671F1F">
        <w:rPr>
          <w:rFonts w:ascii="Times New Roman" w:hAnsi="Times New Roman" w:cs="Times New Roman"/>
        </w:rPr>
        <w:t xml:space="preserve">, and academic interests will help me achieve success as an economics PhD student at </w:t>
      </w:r>
      <w:r w:rsidRPr="00671F1F">
        <w:rPr>
          <w:rFonts w:ascii="Times New Roman" w:hAnsi="Times New Roman" w:cs="Times New Roman"/>
          <w:color w:val="FF0000"/>
          <w:highlight w:val="yellow"/>
          <w:u w:val="single"/>
        </w:rPr>
        <w:t>UNIVERSITY</w:t>
      </w:r>
      <w:r w:rsidRPr="00671F1F">
        <w:rPr>
          <w:rFonts w:ascii="Times New Roman" w:hAnsi="Times New Roman" w:cs="Times New Roman"/>
        </w:rPr>
        <w:t xml:space="preserve">.  </w:t>
      </w:r>
    </w:p>
    <w:p w14:paraId="7D2F9D1E" w14:textId="537B42D5" w:rsidR="003C276A" w:rsidRPr="00671F1F" w:rsidRDefault="003C276A" w:rsidP="002E72F3">
      <w:pPr>
        <w:spacing w:after="0"/>
        <w:ind w:firstLine="720"/>
        <w:rPr>
          <w:rFonts w:ascii="Times New Roman" w:hAnsi="Times New Roman" w:cs="Times New Roman"/>
        </w:rPr>
      </w:pPr>
      <w:r w:rsidRPr="00671F1F">
        <w:rPr>
          <w:rFonts w:ascii="Times New Roman" w:hAnsi="Times New Roman" w:cs="Times New Roman"/>
        </w:rPr>
        <w:t xml:space="preserve">I graduated </w:t>
      </w:r>
      <w:r w:rsidR="008C7B70" w:rsidRPr="00671F1F">
        <w:rPr>
          <w:rFonts w:ascii="Times New Roman" w:hAnsi="Times New Roman" w:cs="Times New Roman"/>
        </w:rPr>
        <w:t xml:space="preserve">cum laude from the University of Illinois at Urbana-Champaign with degrees in </w:t>
      </w:r>
      <w:r w:rsidR="002E72F3" w:rsidRPr="00671F1F">
        <w:rPr>
          <w:rFonts w:ascii="Times New Roman" w:hAnsi="Times New Roman" w:cs="Times New Roman"/>
        </w:rPr>
        <w:t>Econometrics &amp; Quantitative Economics (B.S.)</w:t>
      </w:r>
      <w:r w:rsidR="002E72F3">
        <w:rPr>
          <w:rFonts w:ascii="Times New Roman" w:hAnsi="Times New Roman" w:cs="Times New Roman"/>
        </w:rPr>
        <w:t xml:space="preserve"> and </w:t>
      </w:r>
      <w:r w:rsidR="008C7B70" w:rsidRPr="00671F1F">
        <w:rPr>
          <w:rFonts w:ascii="Times New Roman" w:hAnsi="Times New Roman" w:cs="Times New Roman"/>
        </w:rPr>
        <w:t>Political Science (B.A., departmental honors</w:t>
      </w:r>
      <w:r w:rsidR="00C62BFF">
        <w:rPr>
          <w:rFonts w:ascii="Times New Roman" w:hAnsi="Times New Roman" w:cs="Times New Roman"/>
        </w:rPr>
        <w:t>, highest distinction</w:t>
      </w:r>
      <w:r w:rsidR="008C7B70" w:rsidRPr="00671F1F">
        <w:rPr>
          <w:rFonts w:ascii="Times New Roman" w:hAnsi="Times New Roman" w:cs="Times New Roman"/>
        </w:rPr>
        <w:t>)</w:t>
      </w:r>
      <w:r w:rsidR="002E72F3">
        <w:rPr>
          <w:rFonts w:ascii="Times New Roman" w:hAnsi="Times New Roman" w:cs="Times New Roman"/>
        </w:rPr>
        <w:t xml:space="preserve">. I </w:t>
      </w:r>
      <w:ins w:id="10" w:author="Erica Ryan" w:date="2023-08-20T16:03:00Z">
        <w:r w:rsidR="008E768A">
          <w:rPr>
            <w:rFonts w:ascii="Times New Roman" w:hAnsi="Times New Roman" w:cs="Times New Roman"/>
          </w:rPr>
          <w:t xml:space="preserve">originally </w:t>
        </w:r>
      </w:ins>
      <w:r w:rsidR="002E72F3">
        <w:rPr>
          <w:rFonts w:ascii="Times New Roman" w:hAnsi="Times New Roman" w:cs="Times New Roman"/>
        </w:rPr>
        <w:t>started at UIUC as a political science major</w:t>
      </w:r>
      <w:r w:rsidR="008C7B70" w:rsidRPr="00671F1F">
        <w:rPr>
          <w:rFonts w:ascii="Times New Roman" w:hAnsi="Times New Roman" w:cs="Times New Roman"/>
        </w:rPr>
        <w:t>,</w:t>
      </w:r>
      <w:r w:rsidR="00754F36">
        <w:rPr>
          <w:rFonts w:ascii="Times New Roman" w:hAnsi="Times New Roman" w:cs="Times New Roman"/>
        </w:rPr>
        <w:t xml:space="preserve"> but</w:t>
      </w:r>
      <w:r w:rsidR="008C7B70" w:rsidRPr="00671F1F">
        <w:rPr>
          <w:rFonts w:ascii="Times New Roman" w:hAnsi="Times New Roman" w:cs="Times New Roman"/>
        </w:rPr>
        <w:t xml:space="preserve"> I soon found myself </w:t>
      </w:r>
      <w:r w:rsidR="00A463B8" w:rsidRPr="00671F1F">
        <w:rPr>
          <w:rFonts w:ascii="Times New Roman" w:hAnsi="Times New Roman" w:cs="Times New Roman"/>
        </w:rPr>
        <w:t xml:space="preserve">wanting to supplement the qualitative research methods I was learning with quantitative frameworks. </w:t>
      </w:r>
      <w:ins w:id="11" w:author="Erica Ryan" w:date="2023-08-20T16:04:00Z">
        <w:r w:rsidR="008E768A">
          <w:rPr>
            <w:rFonts w:ascii="Times New Roman" w:hAnsi="Times New Roman" w:cs="Times New Roman"/>
          </w:rPr>
          <w:t>My econometrics degree provided me with a increased math and statistics requirements and a heightened focus o</w:t>
        </w:r>
      </w:ins>
      <w:ins w:id="12" w:author="Erica Ryan" w:date="2023-08-20T16:05:00Z">
        <w:r w:rsidR="008E768A">
          <w:rPr>
            <w:rFonts w:ascii="Times New Roman" w:hAnsi="Times New Roman" w:cs="Times New Roman"/>
          </w:rPr>
          <w:t xml:space="preserve">n econometric methods over a traditional economics degree. </w:t>
        </w:r>
      </w:ins>
      <w:del w:id="13" w:author="Erica Ryan" w:date="2023-08-20T16:05:00Z">
        <w:r w:rsidR="00A463B8" w:rsidRPr="00671F1F" w:rsidDel="008E768A">
          <w:rPr>
            <w:rFonts w:ascii="Times New Roman" w:hAnsi="Times New Roman" w:cs="Times New Roman"/>
          </w:rPr>
          <w:delText>I chose to pursue a</w:delText>
        </w:r>
        <w:r w:rsidR="00E27E31" w:rsidDel="008E768A">
          <w:rPr>
            <w:rFonts w:ascii="Times New Roman" w:hAnsi="Times New Roman" w:cs="Times New Roman"/>
          </w:rPr>
          <w:delText>n additional</w:delText>
        </w:r>
        <w:r w:rsidR="00A463B8" w:rsidRPr="00671F1F" w:rsidDel="008E768A">
          <w:rPr>
            <w:rFonts w:ascii="Times New Roman" w:hAnsi="Times New Roman" w:cs="Times New Roman"/>
          </w:rPr>
          <w:delText xml:space="preserve"> degree in econometrics rather than economics because of its increased math and statistics requirements and its focus on econometric methods, both theoretical and applied. </w:delText>
        </w:r>
      </w:del>
      <w:r w:rsidR="00A463B8" w:rsidRPr="00671F1F">
        <w:rPr>
          <w:rFonts w:ascii="Times New Roman" w:hAnsi="Times New Roman" w:cs="Times New Roman"/>
        </w:rPr>
        <w:t xml:space="preserve">My coursework included multivariable calculus, linear algebra, micro- and macroeconomic theory, </w:t>
      </w:r>
      <w:r w:rsidR="00711531">
        <w:rPr>
          <w:rFonts w:ascii="Times New Roman" w:hAnsi="Times New Roman" w:cs="Times New Roman"/>
        </w:rPr>
        <w:t xml:space="preserve">and </w:t>
      </w:r>
      <w:r w:rsidR="00754F36">
        <w:rPr>
          <w:rFonts w:ascii="Times New Roman" w:hAnsi="Times New Roman" w:cs="Times New Roman"/>
        </w:rPr>
        <w:t>multiple</w:t>
      </w:r>
      <w:r w:rsidR="00A463B8" w:rsidRPr="00671F1F">
        <w:rPr>
          <w:rFonts w:ascii="Times New Roman" w:hAnsi="Times New Roman" w:cs="Times New Roman"/>
        </w:rPr>
        <w:t xml:space="preserve"> econometrics</w:t>
      </w:r>
      <w:r w:rsidR="00754F36">
        <w:rPr>
          <w:rFonts w:ascii="Times New Roman" w:hAnsi="Times New Roman" w:cs="Times New Roman"/>
        </w:rPr>
        <w:t xml:space="preserve"> </w:t>
      </w:r>
      <w:r w:rsidR="00711531">
        <w:rPr>
          <w:rFonts w:ascii="Times New Roman" w:hAnsi="Times New Roman" w:cs="Times New Roman"/>
        </w:rPr>
        <w:t xml:space="preserve">and statistics </w:t>
      </w:r>
      <w:r w:rsidR="00C06374">
        <w:rPr>
          <w:rFonts w:ascii="Times New Roman" w:hAnsi="Times New Roman" w:cs="Times New Roman"/>
        </w:rPr>
        <w:t>classes</w:t>
      </w:r>
      <w:r w:rsidR="00A463B8" w:rsidRPr="00671F1F">
        <w:rPr>
          <w:rFonts w:ascii="Times New Roman" w:hAnsi="Times New Roman" w:cs="Times New Roman"/>
        </w:rPr>
        <w:t>.</w:t>
      </w:r>
      <w:r w:rsidR="00E27E31">
        <w:rPr>
          <w:rFonts w:ascii="Times New Roman" w:hAnsi="Times New Roman" w:cs="Times New Roman"/>
        </w:rPr>
        <w:t xml:space="preserve"> Since graduating, I have also taken a graduate-level course in real analysis at Johns Hopkins University</w:t>
      </w:r>
      <w:r w:rsidR="00754F36">
        <w:rPr>
          <w:rFonts w:ascii="Times New Roman" w:hAnsi="Times New Roman" w:cs="Times New Roman"/>
        </w:rPr>
        <w:t xml:space="preserve"> while working full time</w:t>
      </w:r>
      <w:r w:rsidR="00E27E31">
        <w:rPr>
          <w:rFonts w:ascii="Times New Roman" w:hAnsi="Times New Roman" w:cs="Times New Roman"/>
        </w:rPr>
        <w:t>.</w:t>
      </w:r>
      <w:r w:rsidR="00A463B8" w:rsidRPr="00671F1F">
        <w:rPr>
          <w:rFonts w:ascii="Times New Roman" w:hAnsi="Times New Roman" w:cs="Times New Roman"/>
        </w:rPr>
        <w:t xml:space="preserve"> </w:t>
      </w:r>
    </w:p>
    <w:p w14:paraId="23F7B2F1" w14:textId="51C97B7E" w:rsidR="00A5436F" w:rsidRPr="00A5436F" w:rsidRDefault="00AF79D1" w:rsidP="002E72F3">
      <w:pPr>
        <w:spacing w:after="0"/>
        <w:ind w:firstLine="720"/>
        <w:rPr>
          <w:rFonts w:ascii="Times New Roman" w:hAnsi="Times New Roman" w:cs="Times New Roman"/>
          <w:b/>
          <w:bCs/>
        </w:rPr>
      </w:pPr>
      <w:commentRangeStart w:id="14"/>
      <w:r w:rsidRPr="00671F1F">
        <w:rPr>
          <w:rFonts w:ascii="Times New Roman" w:hAnsi="Times New Roman" w:cs="Times New Roman"/>
        </w:rPr>
        <w:t>During</w:t>
      </w:r>
      <w:commentRangeEnd w:id="14"/>
      <w:r w:rsidR="008E768A">
        <w:rPr>
          <w:rStyle w:val="CommentReference"/>
        </w:rPr>
        <w:commentReference w:id="14"/>
      </w:r>
      <w:r w:rsidRPr="00671F1F">
        <w:rPr>
          <w:rFonts w:ascii="Times New Roman" w:hAnsi="Times New Roman" w:cs="Times New Roman"/>
        </w:rPr>
        <w:t xml:space="preserve"> the summer after my sophomore year, I </w:t>
      </w:r>
      <w:r w:rsidR="00EB1FE3" w:rsidRPr="00671F1F">
        <w:rPr>
          <w:rFonts w:ascii="Times New Roman" w:hAnsi="Times New Roman" w:cs="Times New Roman"/>
        </w:rPr>
        <w:t xml:space="preserve">interned for Americans for Financial Reform, a policy think tank in Washington, D.C. </w:t>
      </w:r>
      <w:del w:id="15" w:author="Erica Ryan" w:date="2023-08-20T16:06:00Z">
        <w:r w:rsidR="00EB1FE3" w:rsidRPr="00671F1F" w:rsidDel="00D94E66">
          <w:rPr>
            <w:rFonts w:ascii="Times New Roman" w:hAnsi="Times New Roman" w:cs="Times New Roman"/>
          </w:rPr>
          <w:delText>It was there that</w:delText>
        </w:r>
      </w:del>
      <w:ins w:id="16" w:author="Erica Ryan" w:date="2023-08-20T16:07:00Z">
        <w:r w:rsidR="00D94E66">
          <w:rPr>
            <w:rFonts w:ascii="Times New Roman" w:hAnsi="Times New Roman" w:cs="Times New Roman"/>
          </w:rPr>
          <w:t>Th</w:t>
        </w:r>
      </w:ins>
      <w:ins w:id="17" w:author="Erica Ryan" w:date="2023-08-20T16:06:00Z">
        <w:r w:rsidR="00D94E66">
          <w:rPr>
            <w:rFonts w:ascii="Times New Roman" w:hAnsi="Times New Roman" w:cs="Times New Roman"/>
          </w:rPr>
          <w:t>ere</w:t>
        </w:r>
      </w:ins>
      <w:r w:rsidR="00EB1FE3" w:rsidRPr="00671F1F">
        <w:rPr>
          <w:rFonts w:ascii="Times New Roman" w:hAnsi="Times New Roman" w:cs="Times New Roman"/>
        </w:rPr>
        <w:t xml:space="preserve"> I was first exposed to the nuances of consumer </w:t>
      </w:r>
      <w:r w:rsidR="009F4A06">
        <w:rPr>
          <w:rFonts w:ascii="Times New Roman" w:hAnsi="Times New Roman" w:cs="Times New Roman"/>
        </w:rPr>
        <w:t xml:space="preserve">and household </w:t>
      </w:r>
      <w:r w:rsidR="00EB1FE3" w:rsidRPr="00671F1F">
        <w:rPr>
          <w:rFonts w:ascii="Times New Roman" w:hAnsi="Times New Roman" w:cs="Times New Roman"/>
        </w:rPr>
        <w:t xml:space="preserve">finance. </w:t>
      </w:r>
      <w:r w:rsidR="00A7675D">
        <w:rPr>
          <w:rFonts w:ascii="Times New Roman" w:hAnsi="Times New Roman" w:cs="Times New Roman"/>
        </w:rPr>
        <w:t>Inspired by my time with AFR, I wrote two papers</w:t>
      </w:r>
      <w:r w:rsidR="00711531">
        <w:rPr>
          <w:rFonts w:ascii="Times New Roman" w:hAnsi="Times New Roman" w:cs="Times New Roman"/>
        </w:rPr>
        <w:t xml:space="preserve"> on related topics</w:t>
      </w:r>
      <w:r w:rsidR="00A7675D">
        <w:rPr>
          <w:rFonts w:ascii="Times New Roman" w:hAnsi="Times New Roman" w:cs="Times New Roman"/>
        </w:rPr>
        <w:t xml:space="preserve"> for upper-level economics courses</w:t>
      </w:r>
      <w:r w:rsidR="00711531">
        <w:rPr>
          <w:rFonts w:ascii="Times New Roman" w:hAnsi="Times New Roman" w:cs="Times New Roman"/>
        </w:rPr>
        <w:t>. T</w:t>
      </w:r>
      <w:r w:rsidR="00754F36">
        <w:rPr>
          <w:rFonts w:ascii="Times New Roman" w:hAnsi="Times New Roman" w:cs="Times New Roman"/>
        </w:rPr>
        <w:t>he first</w:t>
      </w:r>
      <w:r w:rsidR="00EB1FE3" w:rsidRPr="00671F1F">
        <w:rPr>
          <w:rFonts w:ascii="Times New Roman" w:hAnsi="Times New Roman" w:cs="Times New Roman"/>
        </w:rPr>
        <w:t xml:space="preserve"> </w:t>
      </w:r>
      <w:r w:rsidR="00711531">
        <w:rPr>
          <w:rFonts w:ascii="Times New Roman" w:hAnsi="Times New Roman" w:cs="Times New Roman"/>
        </w:rPr>
        <w:t>focused</w:t>
      </w:r>
      <w:r w:rsidR="00EB1FE3" w:rsidRPr="00671F1F">
        <w:rPr>
          <w:rFonts w:ascii="Times New Roman" w:hAnsi="Times New Roman" w:cs="Times New Roman"/>
        </w:rPr>
        <w:t xml:space="preserve"> on the effects of the 2008 Medicaid expansion in Oregon</w:t>
      </w:r>
      <w:r w:rsidR="00A7675D">
        <w:rPr>
          <w:rFonts w:ascii="Times New Roman" w:hAnsi="Times New Roman" w:cs="Times New Roman"/>
        </w:rPr>
        <w:t xml:space="preserve"> for </w:t>
      </w:r>
      <w:commentRangeStart w:id="18"/>
      <w:r w:rsidR="00A7675D">
        <w:rPr>
          <w:rFonts w:ascii="Times New Roman" w:hAnsi="Times New Roman" w:cs="Times New Roman"/>
        </w:rPr>
        <w:t>Prof. Eun Yi Chung</w:t>
      </w:r>
      <w:commentRangeEnd w:id="18"/>
      <w:r w:rsidR="00A7675D">
        <w:rPr>
          <w:rStyle w:val="CommentReference"/>
        </w:rPr>
        <w:commentReference w:id="18"/>
      </w:r>
      <w:r w:rsidR="00711531">
        <w:rPr>
          <w:rFonts w:ascii="Times New Roman" w:hAnsi="Times New Roman" w:cs="Times New Roman"/>
        </w:rPr>
        <w:t xml:space="preserve">. </w:t>
      </w:r>
      <w:commentRangeStart w:id="19"/>
      <w:r w:rsidR="00711531">
        <w:rPr>
          <w:rFonts w:ascii="Times New Roman" w:hAnsi="Times New Roman" w:cs="Times New Roman"/>
        </w:rPr>
        <w:t>The</w:t>
      </w:r>
      <w:r w:rsidR="00EB1FE3" w:rsidRPr="00671F1F">
        <w:rPr>
          <w:rFonts w:ascii="Times New Roman" w:hAnsi="Times New Roman" w:cs="Times New Roman"/>
        </w:rPr>
        <w:t xml:space="preserve"> second </w:t>
      </w:r>
      <w:r w:rsidR="00711531">
        <w:rPr>
          <w:rFonts w:ascii="Times New Roman" w:hAnsi="Times New Roman" w:cs="Times New Roman"/>
        </w:rPr>
        <w:t>leveraged</w:t>
      </w:r>
      <w:r w:rsidR="00EB1FE3" w:rsidRPr="00671F1F">
        <w:rPr>
          <w:rFonts w:ascii="Times New Roman" w:hAnsi="Times New Roman" w:cs="Times New Roman"/>
        </w:rPr>
        <w:t xml:space="preserve"> public HMDA data to measure racial discrimination in mortgage lending</w:t>
      </w:r>
      <w:r w:rsidR="002A1E1F" w:rsidRPr="00671F1F">
        <w:rPr>
          <w:rFonts w:ascii="Times New Roman" w:hAnsi="Times New Roman" w:cs="Times New Roman"/>
        </w:rPr>
        <w:t xml:space="preserve"> using machine learning methods</w:t>
      </w:r>
      <w:commentRangeEnd w:id="19"/>
      <w:r w:rsidR="00D94E66">
        <w:rPr>
          <w:rStyle w:val="CommentReference"/>
        </w:rPr>
        <w:commentReference w:id="19"/>
      </w:r>
      <w:r w:rsidR="00EB1FE3" w:rsidRPr="00671F1F">
        <w:rPr>
          <w:rFonts w:ascii="Times New Roman" w:hAnsi="Times New Roman" w:cs="Times New Roman"/>
        </w:rPr>
        <w:t xml:space="preserve">. </w:t>
      </w:r>
      <w:r w:rsidR="000353DA">
        <w:rPr>
          <w:rFonts w:ascii="Times New Roman" w:hAnsi="Times New Roman" w:cs="Times New Roman"/>
        </w:rPr>
        <w:t xml:space="preserve">Despite the fact that the economics department at UIUC had no thesis program for undergraduates, I dedicated myself to learning as much as I could about the research process </w:t>
      </w:r>
      <w:r w:rsidR="00453F3C">
        <w:rPr>
          <w:rFonts w:ascii="Times New Roman" w:hAnsi="Times New Roman" w:cs="Times New Roman"/>
        </w:rPr>
        <w:t xml:space="preserve">by writing a political theory thesis for my B.A. and </w:t>
      </w:r>
      <w:r w:rsidR="00A5436F">
        <w:rPr>
          <w:rFonts w:ascii="Times New Roman" w:hAnsi="Times New Roman" w:cs="Times New Roman"/>
        </w:rPr>
        <w:t>devoting significant effort to the mortgage lending paper</w:t>
      </w:r>
      <w:r w:rsidR="00A5436F" w:rsidRPr="00A5436F">
        <w:rPr>
          <w:rFonts w:ascii="Times New Roman" w:hAnsi="Times New Roman" w:cs="Times New Roman"/>
        </w:rPr>
        <w:t>.</w:t>
      </w:r>
      <w:r w:rsidR="00172407">
        <w:rPr>
          <w:rFonts w:ascii="Times New Roman" w:hAnsi="Times New Roman" w:cs="Times New Roman"/>
        </w:rPr>
        <w:t xml:space="preserve"> Throughout my experience studying economics in undergrad, I became enamored with the potential of economic research to illuminate the effects of policy choices</w:t>
      </w:r>
      <w:r w:rsidR="00711531">
        <w:rPr>
          <w:rFonts w:ascii="Times New Roman" w:hAnsi="Times New Roman" w:cs="Times New Roman"/>
        </w:rPr>
        <w:t xml:space="preserve"> and isolate causality</w:t>
      </w:r>
      <w:r w:rsidR="00172407">
        <w:rPr>
          <w:rFonts w:ascii="Times New Roman" w:hAnsi="Times New Roman" w:cs="Times New Roman"/>
        </w:rPr>
        <w:t xml:space="preserve">. </w:t>
      </w:r>
      <w:commentRangeStart w:id="20"/>
      <w:r w:rsidR="00172407">
        <w:rPr>
          <w:rFonts w:ascii="Times New Roman" w:hAnsi="Times New Roman" w:cs="Times New Roman"/>
        </w:rPr>
        <w:t xml:space="preserve">I sought out opportunities after graduation to learn more about the field and pursue this passion. </w:t>
      </w:r>
      <w:commentRangeEnd w:id="20"/>
      <w:r w:rsidR="00D94E66">
        <w:rPr>
          <w:rStyle w:val="CommentReference"/>
        </w:rPr>
        <w:commentReference w:id="20"/>
      </w:r>
    </w:p>
    <w:p w14:paraId="38933B5A" w14:textId="0C902A57" w:rsidR="00EB1FE3" w:rsidRPr="00671F1F" w:rsidRDefault="00EB1FE3" w:rsidP="002E72F3">
      <w:pPr>
        <w:spacing w:after="0"/>
        <w:ind w:firstLine="720"/>
        <w:rPr>
          <w:rFonts w:ascii="Times New Roman" w:hAnsi="Times New Roman" w:cs="Times New Roman"/>
        </w:rPr>
      </w:pPr>
      <w:r w:rsidRPr="00671F1F">
        <w:rPr>
          <w:rFonts w:ascii="Times New Roman" w:hAnsi="Times New Roman" w:cs="Times New Roman"/>
        </w:rPr>
        <w:t xml:space="preserve">After </w:t>
      </w:r>
      <w:r w:rsidR="00A5436F">
        <w:rPr>
          <w:rFonts w:ascii="Times New Roman" w:hAnsi="Times New Roman" w:cs="Times New Roman"/>
        </w:rPr>
        <w:t>graduating</w:t>
      </w:r>
      <w:r w:rsidRPr="00671F1F">
        <w:rPr>
          <w:rFonts w:ascii="Times New Roman" w:hAnsi="Times New Roman" w:cs="Times New Roman"/>
        </w:rPr>
        <w:t xml:space="preserve">, I began </w:t>
      </w:r>
      <w:r w:rsidR="00FD0CC4">
        <w:rPr>
          <w:rFonts w:ascii="Times New Roman" w:hAnsi="Times New Roman" w:cs="Times New Roman"/>
        </w:rPr>
        <w:t>work</w:t>
      </w:r>
      <w:r w:rsidRPr="00671F1F">
        <w:rPr>
          <w:rFonts w:ascii="Times New Roman" w:hAnsi="Times New Roman" w:cs="Times New Roman"/>
        </w:rPr>
        <w:t xml:space="preserve"> as a research assistant for the Federal Reserve Board of Governors in the Household and Business Spending section. It was there that I truly honed my </w:t>
      </w:r>
      <w:r w:rsidR="0013518E">
        <w:rPr>
          <w:rFonts w:ascii="Times New Roman" w:hAnsi="Times New Roman" w:cs="Times New Roman"/>
        </w:rPr>
        <w:t>research skills and interests</w:t>
      </w:r>
      <w:r w:rsidRPr="00671F1F">
        <w:rPr>
          <w:rFonts w:ascii="Times New Roman" w:hAnsi="Times New Roman" w:cs="Times New Roman"/>
        </w:rPr>
        <w:t xml:space="preserve">. </w:t>
      </w:r>
      <w:r w:rsidR="0013518E">
        <w:rPr>
          <w:rFonts w:ascii="Times New Roman" w:hAnsi="Times New Roman" w:cs="Times New Roman"/>
        </w:rPr>
        <w:t xml:space="preserve">I started at the Fed </w:t>
      </w:r>
      <w:r w:rsidRPr="00671F1F">
        <w:rPr>
          <w:rFonts w:ascii="Times New Roman" w:hAnsi="Times New Roman" w:cs="Times New Roman"/>
        </w:rPr>
        <w:t xml:space="preserve">as the GDP RA, a one-year intensive role focused on assisting the GDP coordinator. In that </w:t>
      </w:r>
      <w:r w:rsidR="004D7069" w:rsidRPr="00671F1F">
        <w:rPr>
          <w:rFonts w:ascii="Times New Roman" w:hAnsi="Times New Roman" w:cs="Times New Roman"/>
        </w:rPr>
        <w:t>position</w:t>
      </w:r>
      <w:r w:rsidRPr="00671F1F">
        <w:rPr>
          <w:rFonts w:ascii="Times New Roman" w:hAnsi="Times New Roman" w:cs="Times New Roman"/>
        </w:rPr>
        <w:t xml:space="preserve">, I contributed to the GDP forecasting process and was able to see firsthand how PhD economists in a macroeconomic institution model their sector-level predictions. </w:t>
      </w:r>
      <w:r w:rsidR="002A1E1F" w:rsidRPr="00671F1F">
        <w:rPr>
          <w:rFonts w:ascii="Times New Roman" w:hAnsi="Times New Roman" w:cs="Times New Roman"/>
        </w:rPr>
        <w:t xml:space="preserve">Separate from my policy work, </w:t>
      </w:r>
      <w:r w:rsidRPr="00671F1F">
        <w:rPr>
          <w:rFonts w:ascii="Times New Roman" w:hAnsi="Times New Roman" w:cs="Times New Roman"/>
        </w:rPr>
        <w:t>I also worked with an economist in my section, Eirik Brandsaas, to create DuBoisPlots.jl, a data visualization package in Julia which creates charts in the style of W. E. B. DuBois’s</w:t>
      </w:r>
      <w:r w:rsidR="00544D49" w:rsidRPr="00671F1F">
        <w:rPr>
          <w:rFonts w:ascii="Times New Roman" w:hAnsi="Times New Roman" w:cs="Times New Roman"/>
        </w:rPr>
        <w:t xml:space="preserve"> 1900 Paris Exposition</w:t>
      </w:r>
      <w:r w:rsidR="00D20F09">
        <w:rPr>
          <w:rFonts w:ascii="Times New Roman" w:hAnsi="Times New Roman" w:cs="Times New Roman"/>
        </w:rPr>
        <w:t xml:space="preserve"> figures</w:t>
      </w:r>
      <w:r w:rsidR="00544D49" w:rsidRPr="00671F1F">
        <w:rPr>
          <w:rFonts w:ascii="Times New Roman" w:hAnsi="Times New Roman" w:cs="Times New Roman"/>
        </w:rPr>
        <w:t xml:space="preserve">. </w:t>
      </w:r>
      <w:r w:rsidR="004D7069" w:rsidRPr="00671F1F">
        <w:rPr>
          <w:rFonts w:ascii="Times New Roman" w:hAnsi="Times New Roman" w:cs="Times New Roman"/>
        </w:rPr>
        <w:t xml:space="preserve">I went on to present the package at JuliaCon 2022. </w:t>
      </w:r>
    </w:p>
    <w:p w14:paraId="57DE51B2" w14:textId="27ABA7B4" w:rsidR="004D7069" w:rsidRPr="00671F1F" w:rsidRDefault="0013518E" w:rsidP="002E72F3">
      <w:pPr>
        <w:spacing w:after="0"/>
        <w:ind w:firstLine="720"/>
        <w:rPr>
          <w:rFonts w:ascii="Times New Roman" w:hAnsi="Times New Roman" w:cs="Times New Roman"/>
        </w:rPr>
      </w:pPr>
      <w:r>
        <w:rPr>
          <w:rFonts w:ascii="Times New Roman" w:hAnsi="Times New Roman" w:cs="Times New Roman"/>
        </w:rPr>
        <w:t xml:space="preserve">In my second year </w:t>
      </w:r>
      <w:r w:rsidR="004D7069" w:rsidRPr="00671F1F">
        <w:rPr>
          <w:rFonts w:ascii="Times New Roman" w:hAnsi="Times New Roman" w:cs="Times New Roman"/>
        </w:rPr>
        <w:t>at the Board</w:t>
      </w:r>
      <w:r w:rsidR="00D20F09">
        <w:rPr>
          <w:rFonts w:ascii="Times New Roman" w:hAnsi="Times New Roman" w:cs="Times New Roman"/>
        </w:rPr>
        <w:t>,</w:t>
      </w:r>
      <w:r w:rsidR="004D7069" w:rsidRPr="00671F1F">
        <w:rPr>
          <w:rFonts w:ascii="Times New Roman" w:hAnsi="Times New Roman" w:cs="Times New Roman"/>
        </w:rPr>
        <w:t xml:space="preserve"> </w:t>
      </w:r>
      <w:r>
        <w:rPr>
          <w:rFonts w:ascii="Times New Roman" w:hAnsi="Times New Roman" w:cs="Times New Roman"/>
        </w:rPr>
        <w:t>I rotated</w:t>
      </w:r>
      <w:r w:rsidR="004D7069" w:rsidRPr="00671F1F">
        <w:rPr>
          <w:rFonts w:ascii="Times New Roman" w:hAnsi="Times New Roman" w:cs="Times New Roman"/>
        </w:rPr>
        <w:t xml:space="preserve"> from </w:t>
      </w:r>
      <w:r w:rsidR="003F434B">
        <w:rPr>
          <w:rFonts w:ascii="Times New Roman" w:hAnsi="Times New Roman" w:cs="Times New Roman"/>
        </w:rPr>
        <w:t xml:space="preserve">the </w:t>
      </w:r>
      <w:r w:rsidR="004D7069" w:rsidRPr="00671F1F">
        <w:rPr>
          <w:rFonts w:ascii="Times New Roman" w:hAnsi="Times New Roman" w:cs="Times New Roman"/>
        </w:rPr>
        <w:t xml:space="preserve">GDP RA to the </w:t>
      </w:r>
      <w:r w:rsidR="00660A47">
        <w:rPr>
          <w:rFonts w:ascii="Times New Roman" w:hAnsi="Times New Roman" w:cs="Times New Roman"/>
        </w:rPr>
        <w:t xml:space="preserve">role of the </w:t>
      </w:r>
      <w:r w:rsidR="004D7069" w:rsidRPr="00671F1F">
        <w:rPr>
          <w:rFonts w:ascii="Times New Roman" w:hAnsi="Times New Roman" w:cs="Times New Roman"/>
        </w:rPr>
        <w:t xml:space="preserve">section’s residential investment RA. During this period, I contributed more substantially to the residential investment sector’s FOMC material. During the run-up to the </w:t>
      </w:r>
      <w:r w:rsidR="00A5436F">
        <w:rPr>
          <w:rFonts w:ascii="Times New Roman" w:hAnsi="Times New Roman" w:cs="Times New Roman"/>
        </w:rPr>
        <w:t>December</w:t>
      </w:r>
      <w:r w:rsidR="004D7069" w:rsidRPr="00671F1F">
        <w:rPr>
          <w:rFonts w:ascii="Times New Roman" w:hAnsi="Times New Roman" w:cs="Times New Roman"/>
        </w:rPr>
        <w:t xml:space="preserve"> 2022 FOMC </w:t>
      </w:r>
      <w:r w:rsidR="003B05E5">
        <w:rPr>
          <w:rFonts w:ascii="Times New Roman" w:hAnsi="Times New Roman" w:cs="Times New Roman"/>
        </w:rPr>
        <w:t>meeting</w:t>
      </w:r>
      <w:r w:rsidR="004D7069" w:rsidRPr="00671F1F">
        <w:rPr>
          <w:rFonts w:ascii="Times New Roman" w:hAnsi="Times New Roman" w:cs="Times New Roman"/>
        </w:rPr>
        <w:t xml:space="preserve">, I wrote a section of the sector’s memo for the Aggregate Demand meeting with Board officers and </w:t>
      </w:r>
      <w:commentRangeStart w:id="21"/>
      <w:r w:rsidR="004D7069" w:rsidRPr="00671F1F">
        <w:rPr>
          <w:rFonts w:ascii="Times New Roman" w:hAnsi="Times New Roman" w:cs="Times New Roman"/>
        </w:rPr>
        <w:t>presented it myself</w:t>
      </w:r>
      <w:commentRangeEnd w:id="21"/>
      <w:r w:rsidR="00D94E66">
        <w:rPr>
          <w:rStyle w:val="CommentReference"/>
        </w:rPr>
        <w:commentReference w:id="21"/>
      </w:r>
      <w:r w:rsidR="004D7069" w:rsidRPr="00671F1F">
        <w:rPr>
          <w:rFonts w:ascii="Times New Roman" w:hAnsi="Times New Roman" w:cs="Times New Roman"/>
        </w:rPr>
        <w:t xml:space="preserve">. </w:t>
      </w:r>
      <w:commentRangeStart w:id="22"/>
      <w:r w:rsidR="002A1E1F" w:rsidRPr="00671F1F">
        <w:rPr>
          <w:rFonts w:ascii="Times New Roman" w:hAnsi="Times New Roman" w:cs="Times New Roman"/>
        </w:rPr>
        <w:t xml:space="preserve">The memo section </w:t>
      </w:r>
      <w:r w:rsidR="00A5436F">
        <w:rPr>
          <w:rFonts w:ascii="Times New Roman" w:hAnsi="Times New Roman" w:cs="Times New Roman"/>
        </w:rPr>
        <w:t>discussed</w:t>
      </w:r>
      <w:r w:rsidR="004D7069" w:rsidRPr="00671F1F">
        <w:rPr>
          <w:rFonts w:ascii="Times New Roman" w:hAnsi="Times New Roman" w:cs="Times New Roman"/>
        </w:rPr>
        <w:t xml:space="preserve"> construction employment </w:t>
      </w:r>
      <w:r w:rsidR="00A5436F">
        <w:rPr>
          <w:rFonts w:ascii="Times New Roman" w:hAnsi="Times New Roman" w:cs="Times New Roman"/>
        </w:rPr>
        <w:t xml:space="preserve">trends post-pandemic, examining the sector’s slow </w:t>
      </w:r>
      <w:r w:rsidR="00A5436F">
        <w:rPr>
          <w:rFonts w:ascii="Times New Roman" w:hAnsi="Times New Roman" w:cs="Times New Roman"/>
        </w:rPr>
        <w:lastRenderedPageBreak/>
        <w:t>recovery</w:t>
      </w:r>
      <w:r w:rsidR="004D7069" w:rsidRPr="00671F1F">
        <w:rPr>
          <w:rFonts w:ascii="Times New Roman" w:hAnsi="Times New Roman" w:cs="Times New Roman"/>
        </w:rPr>
        <w:t xml:space="preserve"> and </w:t>
      </w:r>
      <w:r w:rsidR="00A5436F">
        <w:rPr>
          <w:rFonts w:ascii="Times New Roman" w:hAnsi="Times New Roman" w:cs="Times New Roman"/>
        </w:rPr>
        <w:t>explaining</w:t>
      </w:r>
      <w:r w:rsidR="004D7069" w:rsidRPr="00671F1F">
        <w:rPr>
          <w:rFonts w:ascii="Times New Roman" w:hAnsi="Times New Roman" w:cs="Times New Roman"/>
        </w:rPr>
        <w:t xml:space="preserve"> its macroeconomic significance for the broader GDP forecast.</w:t>
      </w:r>
      <w:r w:rsidR="002A1E1F" w:rsidRPr="00671F1F">
        <w:rPr>
          <w:rFonts w:ascii="Times New Roman" w:hAnsi="Times New Roman" w:cs="Times New Roman"/>
        </w:rPr>
        <w:t xml:space="preserve"> </w:t>
      </w:r>
      <w:commentRangeEnd w:id="22"/>
      <w:r w:rsidR="006B67CB">
        <w:rPr>
          <w:rStyle w:val="CommentReference"/>
        </w:rPr>
        <w:commentReference w:id="22"/>
      </w:r>
      <w:r w:rsidR="00671F1F" w:rsidRPr="00671F1F">
        <w:rPr>
          <w:rFonts w:ascii="Times New Roman" w:hAnsi="Times New Roman" w:cs="Times New Roman"/>
        </w:rPr>
        <w:t xml:space="preserve">Later that year, I coauthored a FEDS Note with Eirik Brandsaas, Daniel Garcia Molina, and Joseph Nichols </w:t>
      </w:r>
      <w:r w:rsidR="00A5436F">
        <w:rPr>
          <w:rFonts w:ascii="Times New Roman" w:hAnsi="Times New Roman" w:cs="Times New Roman"/>
        </w:rPr>
        <w:t>focusing on declines in nonresidential structures</w:t>
      </w:r>
      <w:r w:rsidR="00F71CB7">
        <w:rPr>
          <w:rFonts w:ascii="Times New Roman" w:hAnsi="Times New Roman" w:cs="Times New Roman"/>
        </w:rPr>
        <w:t xml:space="preserve"> (NRS)</w:t>
      </w:r>
      <w:r w:rsidR="00A5436F">
        <w:rPr>
          <w:rFonts w:ascii="Times New Roman" w:hAnsi="Times New Roman" w:cs="Times New Roman"/>
        </w:rPr>
        <w:t xml:space="preserve"> investment. In this note, we explain that the post-pandemic decline in NRS spending presents more of a puzzle than may first </w:t>
      </w:r>
      <w:r w:rsidR="00F71CB7">
        <w:rPr>
          <w:rFonts w:ascii="Times New Roman" w:hAnsi="Times New Roman" w:cs="Times New Roman"/>
        </w:rPr>
        <w:t>appear and</w:t>
      </w:r>
      <w:r w:rsidR="00A5436F">
        <w:rPr>
          <w:rFonts w:ascii="Times New Roman" w:hAnsi="Times New Roman" w:cs="Times New Roman"/>
        </w:rPr>
        <w:t xml:space="preserve"> </w:t>
      </w:r>
      <w:del w:id="23" w:author="Erica Ryan" w:date="2023-08-20T16:12:00Z">
        <w:r w:rsidR="00A5436F" w:rsidDel="00D94E66">
          <w:rPr>
            <w:rFonts w:ascii="Times New Roman" w:hAnsi="Times New Roman" w:cs="Times New Roman"/>
          </w:rPr>
          <w:delText xml:space="preserve">explain </w:delText>
        </w:r>
      </w:del>
      <w:r w:rsidR="00F71CB7">
        <w:rPr>
          <w:rFonts w:ascii="Times New Roman" w:hAnsi="Times New Roman" w:cs="Times New Roman"/>
        </w:rPr>
        <w:t>that actual spending is likely stronger than measured spending as a result of measurement issues</w:t>
      </w:r>
      <w:r w:rsidR="00671F1F" w:rsidRPr="00671F1F">
        <w:rPr>
          <w:rFonts w:ascii="Times New Roman" w:hAnsi="Times New Roman" w:cs="Times New Roman"/>
        </w:rPr>
        <w:t xml:space="preserve">. </w:t>
      </w:r>
      <w:commentRangeStart w:id="24"/>
      <w:r w:rsidR="008F1AE6">
        <w:rPr>
          <w:rFonts w:ascii="Times New Roman" w:hAnsi="Times New Roman" w:cs="Times New Roman"/>
        </w:rPr>
        <w:t>I am grateful that the</w:t>
      </w:r>
      <w:r>
        <w:rPr>
          <w:rFonts w:ascii="Times New Roman" w:hAnsi="Times New Roman" w:cs="Times New Roman"/>
        </w:rPr>
        <w:t xml:space="preserve"> </w:t>
      </w:r>
      <w:r w:rsidR="008F1AE6">
        <w:rPr>
          <w:rFonts w:ascii="Times New Roman" w:hAnsi="Times New Roman" w:cs="Times New Roman"/>
        </w:rPr>
        <w:t>Board</w:t>
      </w:r>
      <w:r>
        <w:rPr>
          <w:rFonts w:ascii="Times New Roman" w:hAnsi="Times New Roman" w:cs="Times New Roman"/>
        </w:rPr>
        <w:t xml:space="preserve"> has given me the</w:t>
      </w:r>
      <w:r w:rsidR="008F1AE6">
        <w:rPr>
          <w:rFonts w:ascii="Times New Roman" w:hAnsi="Times New Roman" w:cs="Times New Roman"/>
        </w:rPr>
        <w:t xml:space="preserve">se </w:t>
      </w:r>
      <w:r>
        <w:rPr>
          <w:rFonts w:ascii="Times New Roman" w:hAnsi="Times New Roman" w:cs="Times New Roman"/>
        </w:rPr>
        <w:t>opportunit</w:t>
      </w:r>
      <w:r w:rsidR="008F1AE6">
        <w:rPr>
          <w:rFonts w:ascii="Times New Roman" w:hAnsi="Times New Roman" w:cs="Times New Roman"/>
        </w:rPr>
        <w:t>ies</w:t>
      </w:r>
      <w:r>
        <w:rPr>
          <w:rFonts w:ascii="Times New Roman" w:hAnsi="Times New Roman" w:cs="Times New Roman"/>
        </w:rPr>
        <w:t xml:space="preserve"> to work on a topi</w:t>
      </w:r>
      <w:r w:rsidR="008F1AE6">
        <w:rPr>
          <w:rFonts w:ascii="Times New Roman" w:hAnsi="Times New Roman" w:cs="Times New Roman"/>
        </w:rPr>
        <w:t>c</w:t>
      </w:r>
      <w:r>
        <w:rPr>
          <w:rFonts w:ascii="Times New Roman" w:hAnsi="Times New Roman" w:cs="Times New Roman"/>
        </w:rPr>
        <w:t xml:space="preserve"> I am passionate about, the housing market, through a macroeconomic lens.</w:t>
      </w:r>
      <w:commentRangeEnd w:id="24"/>
      <w:r w:rsidR="00D94E66">
        <w:rPr>
          <w:rStyle w:val="CommentReference"/>
        </w:rPr>
        <w:commentReference w:id="24"/>
      </w:r>
    </w:p>
    <w:p w14:paraId="066FF7C0" w14:textId="4A7F6AED" w:rsidR="002A1E1F" w:rsidRPr="00671F1F" w:rsidRDefault="002A1E1F" w:rsidP="002E72F3">
      <w:pPr>
        <w:spacing w:after="0"/>
        <w:ind w:firstLine="720"/>
        <w:rPr>
          <w:rFonts w:ascii="Times New Roman" w:hAnsi="Times New Roman" w:cs="Times New Roman"/>
        </w:rPr>
      </w:pPr>
      <w:commentRangeStart w:id="25"/>
      <w:r w:rsidRPr="00671F1F">
        <w:rPr>
          <w:rFonts w:ascii="Times New Roman" w:hAnsi="Times New Roman" w:cs="Times New Roman"/>
        </w:rPr>
        <w:t xml:space="preserve">While I was exposed to macroeconomic analysis of the housing market through my policy work, I </w:t>
      </w:r>
      <w:r w:rsidR="00571BFA" w:rsidRPr="00671F1F">
        <w:rPr>
          <w:rFonts w:ascii="Times New Roman" w:hAnsi="Times New Roman" w:cs="Times New Roman"/>
        </w:rPr>
        <w:t xml:space="preserve">continued to </w:t>
      </w:r>
      <w:r w:rsidR="008F1AE6">
        <w:rPr>
          <w:rFonts w:ascii="Times New Roman" w:hAnsi="Times New Roman" w:cs="Times New Roman"/>
        </w:rPr>
        <w:t>seek out</w:t>
      </w:r>
      <w:r w:rsidR="00571BFA" w:rsidRPr="00671F1F">
        <w:rPr>
          <w:rFonts w:ascii="Times New Roman" w:hAnsi="Times New Roman" w:cs="Times New Roman"/>
        </w:rPr>
        <w:t xml:space="preserve"> research projects </w:t>
      </w:r>
      <w:r w:rsidR="008F1AE6">
        <w:rPr>
          <w:rFonts w:ascii="Times New Roman" w:hAnsi="Times New Roman" w:cs="Times New Roman"/>
        </w:rPr>
        <w:t xml:space="preserve">on </w:t>
      </w:r>
      <w:r w:rsidR="00571BFA" w:rsidRPr="00671F1F">
        <w:rPr>
          <w:rFonts w:ascii="Times New Roman" w:hAnsi="Times New Roman" w:cs="Times New Roman"/>
        </w:rPr>
        <w:t xml:space="preserve">consumer finance and mortgage markets. </w:t>
      </w:r>
      <w:commentRangeEnd w:id="25"/>
      <w:r w:rsidR="00D94E66">
        <w:rPr>
          <w:rStyle w:val="CommentReference"/>
        </w:rPr>
        <w:commentReference w:id="25"/>
      </w:r>
      <w:commentRangeStart w:id="26"/>
      <w:r w:rsidR="00571BFA" w:rsidRPr="00671F1F">
        <w:rPr>
          <w:rFonts w:ascii="Times New Roman" w:hAnsi="Times New Roman" w:cs="Times New Roman"/>
        </w:rPr>
        <w:t xml:space="preserve">As I head into my </w:t>
      </w:r>
      <w:r w:rsidR="006B67CB">
        <w:rPr>
          <w:rFonts w:ascii="Times New Roman" w:hAnsi="Times New Roman" w:cs="Times New Roman"/>
        </w:rPr>
        <w:t>second</w:t>
      </w:r>
      <w:r w:rsidR="00571BFA" w:rsidRPr="00671F1F">
        <w:rPr>
          <w:rFonts w:ascii="Times New Roman" w:hAnsi="Times New Roman" w:cs="Times New Roman"/>
        </w:rPr>
        <w:t xml:space="preserve"> year as the residential investment RA</w:t>
      </w:r>
      <w:r w:rsidR="006B67CB">
        <w:rPr>
          <w:rFonts w:ascii="Times New Roman" w:hAnsi="Times New Roman" w:cs="Times New Roman"/>
        </w:rPr>
        <w:t xml:space="preserve"> and</w:t>
      </w:r>
      <w:ins w:id="27" w:author="Erica Ryan" w:date="2023-08-20T16:15:00Z">
        <w:r w:rsidR="00D94E66">
          <w:rPr>
            <w:rFonts w:ascii="Times New Roman" w:hAnsi="Times New Roman" w:cs="Times New Roman"/>
          </w:rPr>
          <w:t xml:space="preserve"> my</w:t>
        </w:r>
      </w:ins>
      <w:r w:rsidR="006B67CB">
        <w:rPr>
          <w:rFonts w:ascii="Times New Roman" w:hAnsi="Times New Roman" w:cs="Times New Roman"/>
        </w:rPr>
        <w:t xml:space="preserve"> third year at the Board</w:t>
      </w:r>
      <w:r w:rsidR="00571BFA" w:rsidRPr="00671F1F">
        <w:rPr>
          <w:rFonts w:ascii="Times New Roman" w:hAnsi="Times New Roman" w:cs="Times New Roman"/>
        </w:rPr>
        <w:t>, I will continue working with my section chief, Andrew Paciorek, and economists</w:t>
      </w:r>
      <w:r w:rsidR="008F1AE6">
        <w:rPr>
          <w:rFonts w:ascii="Times New Roman" w:hAnsi="Times New Roman" w:cs="Times New Roman"/>
        </w:rPr>
        <w:t xml:space="preserve"> </w:t>
      </w:r>
      <w:r w:rsidR="00571BFA" w:rsidRPr="00671F1F">
        <w:rPr>
          <w:rFonts w:ascii="Times New Roman" w:hAnsi="Times New Roman" w:cs="Times New Roman"/>
        </w:rPr>
        <w:t>Benjamin Keys and Will Dobbie on their project focusing on racia</w:t>
      </w:r>
      <w:r w:rsidR="005530C0">
        <w:rPr>
          <w:rFonts w:ascii="Times New Roman" w:hAnsi="Times New Roman" w:cs="Times New Roman"/>
        </w:rPr>
        <w:t>l variance in</w:t>
      </w:r>
      <w:r w:rsidR="00571BFA" w:rsidRPr="00671F1F">
        <w:rPr>
          <w:rFonts w:ascii="Times New Roman" w:hAnsi="Times New Roman" w:cs="Times New Roman"/>
        </w:rPr>
        <w:t xml:space="preserve"> </w:t>
      </w:r>
      <w:r w:rsidR="00DA39DC">
        <w:rPr>
          <w:rFonts w:ascii="Times New Roman" w:hAnsi="Times New Roman" w:cs="Times New Roman"/>
        </w:rPr>
        <w:t>mortgage performance and approval</w:t>
      </w:r>
      <w:r w:rsidR="005530C0">
        <w:rPr>
          <w:rFonts w:ascii="Times New Roman" w:hAnsi="Times New Roman" w:cs="Times New Roman"/>
        </w:rPr>
        <w:t xml:space="preserve"> likelihoods</w:t>
      </w:r>
      <w:r w:rsidR="00571BFA" w:rsidRPr="00671F1F">
        <w:rPr>
          <w:rFonts w:ascii="Times New Roman" w:hAnsi="Times New Roman" w:cs="Times New Roman"/>
        </w:rPr>
        <w:t>.</w:t>
      </w:r>
      <w:r w:rsidR="00DA39DC">
        <w:rPr>
          <w:rFonts w:ascii="Times New Roman" w:hAnsi="Times New Roman" w:cs="Times New Roman"/>
        </w:rPr>
        <w:t xml:space="preserve"> </w:t>
      </w:r>
      <w:commentRangeEnd w:id="26"/>
      <w:r w:rsidR="00D94E66">
        <w:rPr>
          <w:rStyle w:val="CommentReference"/>
        </w:rPr>
        <w:commentReference w:id="26"/>
      </w:r>
      <w:r w:rsidR="00DA39DC">
        <w:rPr>
          <w:rFonts w:ascii="Times New Roman" w:hAnsi="Times New Roman" w:cs="Times New Roman"/>
        </w:rPr>
        <w:t xml:space="preserve">The paper </w:t>
      </w:r>
      <w:r w:rsidR="005530C0">
        <w:rPr>
          <w:rFonts w:ascii="Times New Roman" w:hAnsi="Times New Roman" w:cs="Times New Roman"/>
        </w:rPr>
        <w:t>f</w:t>
      </w:r>
      <w:r w:rsidR="00DA39DC">
        <w:rPr>
          <w:rFonts w:ascii="Times New Roman" w:hAnsi="Times New Roman" w:cs="Times New Roman"/>
        </w:rPr>
        <w:t xml:space="preserve">inds that </w:t>
      </w:r>
      <w:commentRangeStart w:id="28"/>
      <w:r w:rsidR="00DA39DC">
        <w:rPr>
          <w:rFonts w:ascii="Times New Roman" w:hAnsi="Times New Roman" w:cs="Times New Roman"/>
        </w:rPr>
        <w:t>FICO thresholds have a disproportionate effect on minority applicants’ approval likelihoods.</w:t>
      </w:r>
      <w:r w:rsidR="00571BFA" w:rsidRPr="00671F1F">
        <w:rPr>
          <w:rFonts w:ascii="Times New Roman" w:hAnsi="Times New Roman" w:cs="Times New Roman"/>
        </w:rPr>
        <w:t xml:space="preserve"> </w:t>
      </w:r>
      <w:commentRangeEnd w:id="28"/>
      <w:r w:rsidR="00A7675D">
        <w:rPr>
          <w:rStyle w:val="CommentReference"/>
        </w:rPr>
        <w:commentReference w:id="28"/>
      </w:r>
      <w:commentRangeStart w:id="29"/>
      <w:commentRangeStart w:id="30"/>
      <w:commentRangeStart w:id="31"/>
      <w:r w:rsidR="00A7675D">
        <w:rPr>
          <w:rFonts w:ascii="Times New Roman" w:hAnsi="Times New Roman" w:cs="Times New Roman"/>
        </w:rPr>
        <w:t xml:space="preserve">As a contributor to this </w:t>
      </w:r>
      <w:r w:rsidR="00D20F09">
        <w:rPr>
          <w:rFonts w:ascii="Times New Roman" w:hAnsi="Times New Roman" w:cs="Times New Roman"/>
        </w:rPr>
        <w:t>project,</w:t>
      </w:r>
      <w:r w:rsidR="00A7675D">
        <w:rPr>
          <w:rFonts w:ascii="Times New Roman" w:hAnsi="Times New Roman" w:cs="Times New Roman"/>
        </w:rPr>
        <w:t xml:space="preserve"> I have calculated disparate approval and default likelihoods by race and credit score, and created models to measure </w:t>
      </w:r>
      <w:r w:rsidR="005530C0">
        <w:rPr>
          <w:rFonts w:ascii="Times New Roman" w:hAnsi="Times New Roman" w:cs="Times New Roman"/>
        </w:rPr>
        <w:t>default rates and significance over time.</w:t>
      </w:r>
      <w:commentRangeEnd w:id="29"/>
      <w:r w:rsidR="005530C0">
        <w:rPr>
          <w:rStyle w:val="CommentReference"/>
        </w:rPr>
        <w:commentReference w:id="29"/>
      </w:r>
      <w:commentRangeEnd w:id="30"/>
      <w:r w:rsidR="00D94E66">
        <w:rPr>
          <w:rStyle w:val="CommentReference"/>
        </w:rPr>
        <w:commentReference w:id="30"/>
      </w:r>
      <w:commentRangeEnd w:id="31"/>
      <w:r w:rsidR="001C5C87">
        <w:rPr>
          <w:rStyle w:val="CommentReference"/>
        </w:rPr>
        <w:commentReference w:id="31"/>
      </w:r>
    </w:p>
    <w:p w14:paraId="57D77E9B" w14:textId="77777777" w:rsidR="00151471" w:rsidRDefault="00671F1F" w:rsidP="002E72F3">
      <w:pPr>
        <w:spacing w:after="0"/>
        <w:ind w:firstLine="720"/>
        <w:rPr>
          <w:rFonts w:ascii="Times New Roman" w:hAnsi="Times New Roman" w:cs="Times New Roman"/>
        </w:rPr>
      </w:pPr>
      <w:commentRangeStart w:id="32"/>
      <w:commentRangeStart w:id="33"/>
      <w:commentRangeStart w:id="34"/>
      <w:r>
        <w:rPr>
          <w:rFonts w:ascii="Times New Roman" w:hAnsi="Times New Roman" w:cs="Times New Roman"/>
        </w:rPr>
        <w:t>The other project I will continue during my final year at the Board is with Patrick Do</w:t>
      </w:r>
      <w:r w:rsidR="0045246D">
        <w:rPr>
          <w:rFonts w:ascii="Times New Roman" w:hAnsi="Times New Roman" w:cs="Times New Roman"/>
        </w:rPr>
        <w:t>n</w:t>
      </w:r>
      <w:r>
        <w:rPr>
          <w:rFonts w:ascii="Times New Roman" w:hAnsi="Times New Roman" w:cs="Times New Roman"/>
        </w:rPr>
        <w:t>nelly Moran</w:t>
      </w:r>
      <w:r w:rsidR="008F1AE6">
        <w:rPr>
          <w:rFonts w:ascii="Times New Roman" w:hAnsi="Times New Roman" w:cs="Times New Roman"/>
        </w:rPr>
        <w:t>, a Board economist. The project</w:t>
      </w:r>
      <w:r>
        <w:rPr>
          <w:rFonts w:ascii="Times New Roman" w:hAnsi="Times New Roman" w:cs="Times New Roman"/>
        </w:rPr>
        <w:t xml:space="preserve"> </w:t>
      </w:r>
      <w:r w:rsidR="008F1AE6">
        <w:rPr>
          <w:rFonts w:ascii="Times New Roman" w:hAnsi="Times New Roman" w:cs="Times New Roman"/>
        </w:rPr>
        <w:t>focuses</w:t>
      </w:r>
      <w:r>
        <w:rPr>
          <w:rFonts w:ascii="Times New Roman" w:hAnsi="Times New Roman" w:cs="Times New Roman"/>
        </w:rPr>
        <w:t xml:space="preserve"> on the legalization of home equity lines of credit in Texas in 1998. For the last year, we have been using this policy change </w:t>
      </w:r>
      <w:r w:rsidR="00D20F09">
        <w:rPr>
          <w:rFonts w:ascii="Times New Roman" w:hAnsi="Times New Roman" w:cs="Times New Roman"/>
        </w:rPr>
        <w:t>to compare</w:t>
      </w:r>
      <w:r>
        <w:rPr>
          <w:rFonts w:ascii="Times New Roman" w:hAnsi="Times New Roman" w:cs="Times New Roman"/>
        </w:rPr>
        <w:t xml:space="preserve"> delinquency rates and interest rates of Texas residents to those of non-Texas residents.</w:t>
      </w:r>
      <w:r w:rsidR="0042448E">
        <w:rPr>
          <w:rFonts w:ascii="Times New Roman" w:hAnsi="Times New Roman" w:cs="Times New Roman"/>
        </w:rPr>
        <w:t xml:space="preserve"> We use a difference-in-differences framework to measure this change</w:t>
      </w:r>
      <w:r w:rsidR="0045246D">
        <w:rPr>
          <w:rFonts w:ascii="Times New Roman" w:hAnsi="Times New Roman" w:cs="Times New Roman"/>
        </w:rPr>
        <w:t xml:space="preserve"> and find a significant difference</w:t>
      </w:r>
      <w:r w:rsidR="005530C0">
        <w:rPr>
          <w:rFonts w:ascii="Times New Roman" w:hAnsi="Times New Roman" w:cs="Times New Roman"/>
        </w:rPr>
        <w:t xml:space="preserve"> in default rates between portfolio and securitized loans before and after the change</w:t>
      </w:r>
      <w:r w:rsidR="0045246D">
        <w:rPr>
          <w:rFonts w:ascii="Times New Roman" w:hAnsi="Times New Roman" w:cs="Times New Roman"/>
        </w:rPr>
        <w:t xml:space="preserve">. We also employ a synthetic control framework to compare Texas to a synthetic Texas and find a robust result indicating that Texas borrowers are far more likely to be delinquent </w:t>
      </w:r>
      <w:r w:rsidR="00F71CB7">
        <w:rPr>
          <w:rFonts w:ascii="Times New Roman" w:hAnsi="Times New Roman" w:cs="Times New Roman"/>
        </w:rPr>
        <w:t xml:space="preserve">after the change </w:t>
      </w:r>
      <w:r w:rsidR="0045246D">
        <w:rPr>
          <w:rFonts w:ascii="Times New Roman" w:hAnsi="Times New Roman" w:cs="Times New Roman"/>
        </w:rPr>
        <w:t xml:space="preserve">than their </w:t>
      </w:r>
      <w:r w:rsidR="00D20F09">
        <w:rPr>
          <w:rFonts w:ascii="Times New Roman" w:hAnsi="Times New Roman" w:cs="Times New Roman"/>
        </w:rPr>
        <w:t xml:space="preserve">synthetic </w:t>
      </w:r>
      <w:r w:rsidR="0045246D">
        <w:rPr>
          <w:rFonts w:ascii="Times New Roman" w:hAnsi="Times New Roman" w:cs="Times New Roman"/>
        </w:rPr>
        <w:t>counterparts</w:t>
      </w:r>
      <w:r w:rsidR="00F71CB7">
        <w:rPr>
          <w:rFonts w:ascii="Times New Roman" w:hAnsi="Times New Roman" w:cs="Times New Roman"/>
        </w:rPr>
        <w:t>.</w:t>
      </w:r>
      <w:r w:rsidR="0045246D">
        <w:rPr>
          <w:rFonts w:ascii="Times New Roman" w:hAnsi="Times New Roman" w:cs="Times New Roman"/>
        </w:rPr>
        <w:t xml:space="preserve"> </w:t>
      </w:r>
    </w:p>
    <w:p w14:paraId="5B3A9942" w14:textId="058EF19B" w:rsidR="00671F1F" w:rsidRDefault="00671F1F" w:rsidP="002E72F3">
      <w:pPr>
        <w:spacing w:after="0"/>
        <w:ind w:firstLine="720"/>
        <w:rPr>
          <w:rFonts w:ascii="Times New Roman" w:hAnsi="Times New Roman" w:cs="Times New Roman"/>
        </w:rPr>
      </w:pPr>
      <w:r>
        <w:rPr>
          <w:rFonts w:ascii="Times New Roman" w:hAnsi="Times New Roman" w:cs="Times New Roman"/>
        </w:rPr>
        <w:t>As a coauthor on this project, I’ve been able to contribute substantively to our analysis and methodological approach.</w:t>
      </w:r>
      <w:r w:rsidR="005530C0">
        <w:rPr>
          <w:rFonts w:ascii="Times New Roman" w:hAnsi="Times New Roman" w:cs="Times New Roman"/>
        </w:rPr>
        <w:t xml:space="preserve"> I have learned how to implement a synthetic control framework with </w:t>
      </w:r>
      <w:r w:rsidR="000E7F1F">
        <w:rPr>
          <w:rFonts w:ascii="Times New Roman" w:hAnsi="Times New Roman" w:cs="Times New Roman"/>
        </w:rPr>
        <w:t xml:space="preserve">a longitudinal dataset (McDash mortgage data), </w:t>
      </w:r>
      <w:commentRangeStart w:id="35"/>
      <w:r w:rsidR="000E7F1F">
        <w:rPr>
          <w:rFonts w:ascii="Times New Roman" w:hAnsi="Times New Roman" w:cs="Times New Roman"/>
        </w:rPr>
        <w:t>as well as how to execute a difference-in-differences framework with robustness checks using two-way fixed effects</w:t>
      </w:r>
      <w:commentRangeEnd w:id="35"/>
      <w:r w:rsidR="001C5C87">
        <w:rPr>
          <w:rStyle w:val="CommentReference"/>
        </w:rPr>
        <w:commentReference w:id="35"/>
      </w:r>
      <w:r w:rsidR="000E7F1F">
        <w:rPr>
          <w:rFonts w:ascii="Times New Roman" w:hAnsi="Times New Roman" w:cs="Times New Roman"/>
        </w:rPr>
        <w:t>.</w:t>
      </w:r>
      <w:r w:rsidR="003F434B">
        <w:rPr>
          <w:rFonts w:ascii="Times New Roman" w:hAnsi="Times New Roman" w:cs="Times New Roman"/>
        </w:rPr>
        <w:t xml:space="preserve"> I saw what trial-and-error looks like with regard to model selection</w:t>
      </w:r>
      <w:r w:rsidR="00D627DA">
        <w:rPr>
          <w:rFonts w:ascii="Times New Roman" w:hAnsi="Times New Roman" w:cs="Times New Roman"/>
        </w:rPr>
        <w:t xml:space="preserve">; got more practice working with large datasets after </w:t>
      </w:r>
      <w:r w:rsidR="0045246D">
        <w:rPr>
          <w:rFonts w:ascii="Times New Roman" w:hAnsi="Times New Roman" w:cs="Times New Roman"/>
        </w:rPr>
        <w:t xml:space="preserve">applying for and using </w:t>
      </w:r>
      <w:r w:rsidR="00D627DA">
        <w:rPr>
          <w:rFonts w:ascii="Times New Roman" w:hAnsi="Times New Roman" w:cs="Times New Roman"/>
        </w:rPr>
        <w:t>both Equifax Consumer Credit Panel data and McDash mortgage data; and most importantly, learned how to collaborate productively with a coauthor to build a compelling research argument</w:t>
      </w:r>
      <w:r w:rsidR="00F71CB7">
        <w:rPr>
          <w:rFonts w:ascii="Times New Roman" w:hAnsi="Times New Roman" w:cs="Times New Roman"/>
        </w:rPr>
        <w:t xml:space="preserve">. </w:t>
      </w:r>
      <w:r w:rsidR="0045246D">
        <w:rPr>
          <w:rFonts w:ascii="Times New Roman" w:hAnsi="Times New Roman" w:cs="Times New Roman"/>
        </w:rPr>
        <w:t xml:space="preserve">This project has solidified my interest in economic research and allowed me to build a very strong foundation for future research experiences. </w:t>
      </w:r>
      <w:commentRangeEnd w:id="32"/>
      <w:r w:rsidR="00602AFA">
        <w:rPr>
          <w:rStyle w:val="CommentReference"/>
        </w:rPr>
        <w:commentReference w:id="32"/>
      </w:r>
      <w:commentRangeEnd w:id="33"/>
      <w:r w:rsidR="00EF07F6">
        <w:rPr>
          <w:rStyle w:val="CommentReference"/>
        </w:rPr>
        <w:commentReference w:id="33"/>
      </w:r>
      <w:commentRangeEnd w:id="34"/>
      <w:r w:rsidR="001C5C87">
        <w:rPr>
          <w:rStyle w:val="CommentReference"/>
        </w:rPr>
        <w:commentReference w:id="34"/>
      </w:r>
    </w:p>
    <w:p w14:paraId="1C421951" w14:textId="12D5F381" w:rsidR="00921A56" w:rsidRPr="00FC02F9" w:rsidRDefault="00921A56" w:rsidP="002E72F3">
      <w:pPr>
        <w:spacing w:after="0"/>
        <w:ind w:firstLine="720"/>
        <w:rPr>
          <w:rFonts w:ascii="Times New Roman" w:hAnsi="Times New Roman" w:cs="Times New Roman"/>
          <w:b/>
          <w:bCs/>
        </w:rPr>
      </w:pPr>
      <w:r w:rsidRPr="00FC02F9">
        <w:rPr>
          <w:rFonts w:ascii="Times New Roman" w:hAnsi="Times New Roman" w:cs="Times New Roman"/>
          <w:b/>
          <w:bCs/>
          <w:highlight w:val="yellow"/>
        </w:rPr>
        <w:t>Paragraph about my research interests</w:t>
      </w:r>
      <w:r w:rsidR="00FC02F9" w:rsidRPr="00FC02F9">
        <w:rPr>
          <w:rFonts w:ascii="Times New Roman" w:hAnsi="Times New Roman" w:cs="Times New Roman"/>
          <w:b/>
          <w:bCs/>
          <w:highlight w:val="yellow"/>
        </w:rPr>
        <w:t xml:space="preserve"> and specific faculty at school</w:t>
      </w:r>
    </w:p>
    <w:p w14:paraId="34659AAC" w14:textId="3DBEB157" w:rsidR="00E95E29" w:rsidRPr="00671F1F" w:rsidRDefault="00695A35" w:rsidP="002E72F3">
      <w:pPr>
        <w:spacing w:after="0"/>
        <w:ind w:firstLine="720"/>
        <w:rPr>
          <w:rFonts w:ascii="Times New Roman" w:hAnsi="Times New Roman" w:cs="Times New Roman"/>
        </w:rPr>
      </w:pPr>
      <w:r>
        <w:rPr>
          <w:rFonts w:ascii="Times New Roman" w:hAnsi="Times New Roman" w:cs="Times New Roman"/>
        </w:rPr>
        <w:t xml:space="preserve">I believe that the study of economics is the key to seeing the world clearly as it is and as it could be. I hope to contribute to the field as a researcher </w:t>
      </w:r>
      <w:commentRangeStart w:id="36"/>
      <w:commentRangeStart w:id="37"/>
      <w:r>
        <w:rPr>
          <w:rFonts w:ascii="Times New Roman" w:hAnsi="Times New Roman" w:cs="Times New Roman"/>
        </w:rPr>
        <w:t>and professor</w:t>
      </w:r>
      <w:commentRangeEnd w:id="36"/>
      <w:r w:rsidR="00711531">
        <w:rPr>
          <w:rStyle w:val="CommentReference"/>
        </w:rPr>
        <w:commentReference w:id="36"/>
      </w:r>
      <w:commentRangeEnd w:id="37"/>
      <w:r w:rsidR="001C5C87">
        <w:rPr>
          <w:rStyle w:val="CommentReference"/>
        </w:rPr>
        <w:commentReference w:id="37"/>
      </w:r>
      <w:r>
        <w:rPr>
          <w:rFonts w:ascii="Times New Roman" w:hAnsi="Times New Roman" w:cs="Times New Roman"/>
        </w:rPr>
        <w:t xml:space="preserve">, studying solutions to policy-relevant questions. </w:t>
      </w:r>
      <w:r w:rsidR="00E95E29" w:rsidRPr="00E95E29">
        <w:rPr>
          <w:rFonts w:ascii="Times New Roman" w:hAnsi="Times New Roman" w:cs="Times New Roman"/>
        </w:rPr>
        <w:t xml:space="preserve">I am excited to contribute my quantitative </w:t>
      </w:r>
      <w:r w:rsidR="00711531">
        <w:rPr>
          <w:rFonts w:ascii="Times New Roman" w:hAnsi="Times New Roman" w:cs="Times New Roman"/>
        </w:rPr>
        <w:t>knowledge</w:t>
      </w:r>
      <w:r w:rsidR="00E95E29" w:rsidRPr="00E95E29">
        <w:rPr>
          <w:rFonts w:ascii="Times New Roman" w:hAnsi="Times New Roman" w:cs="Times New Roman"/>
        </w:rPr>
        <w:t xml:space="preserve">, research </w:t>
      </w:r>
      <w:r w:rsidR="000D3CEC">
        <w:rPr>
          <w:rFonts w:ascii="Times New Roman" w:hAnsi="Times New Roman" w:cs="Times New Roman"/>
        </w:rPr>
        <w:t>background</w:t>
      </w:r>
      <w:r w:rsidR="00E95E29" w:rsidRPr="00E95E29">
        <w:rPr>
          <w:rFonts w:ascii="Times New Roman" w:hAnsi="Times New Roman" w:cs="Times New Roman"/>
        </w:rPr>
        <w:t>, and fervent curiosity to the academic community</w:t>
      </w:r>
      <w:r w:rsidR="00472DF5">
        <w:rPr>
          <w:rFonts w:ascii="Times New Roman" w:hAnsi="Times New Roman" w:cs="Times New Roman"/>
        </w:rPr>
        <w:t>.</w:t>
      </w:r>
      <w:r w:rsidR="006A17B2">
        <w:rPr>
          <w:rFonts w:ascii="Times New Roman" w:hAnsi="Times New Roman" w:cs="Times New Roman"/>
        </w:rPr>
        <w:t xml:space="preserve"> I believe I would be a great addition to the 2024 cohort at </w:t>
      </w:r>
      <w:r w:rsidR="006A17B2" w:rsidRPr="00921A56">
        <w:rPr>
          <w:rFonts w:ascii="Times New Roman" w:hAnsi="Times New Roman" w:cs="Times New Roman"/>
          <w:b/>
          <w:bCs/>
          <w:highlight w:val="yellow"/>
        </w:rPr>
        <w:t>&lt;UNIVERSITY&gt;</w:t>
      </w:r>
      <w:r w:rsidR="006A17B2" w:rsidRPr="00921A56">
        <w:rPr>
          <w:rFonts w:ascii="Times New Roman" w:hAnsi="Times New Roman" w:cs="Times New Roman"/>
        </w:rPr>
        <w:t>.</w:t>
      </w:r>
      <w:ins w:id="38" w:author="Erica Ryan" w:date="2023-08-20T16:21:00Z">
        <w:r w:rsidR="001C5C87">
          <w:rPr>
            <w:rFonts w:ascii="Times New Roman" w:hAnsi="Times New Roman" w:cs="Times New Roman"/>
          </w:rPr>
          <w:t xml:space="preserve"> Thank you for your time and consideration. ;D</w:t>
        </w:r>
      </w:ins>
    </w:p>
    <w:sectPr w:rsidR="00E95E29" w:rsidRPr="00671F1F">
      <w:head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Kyra Sadovi" w:date="2023-08-19T23:44:00Z" w:initials="KS">
    <w:p w14:paraId="27B1D442" w14:textId="77777777" w:rsidR="001B2CA7" w:rsidRDefault="001B2CA7" w:rsidP="00583826">
      <w:r>
        <w:rPr>
          <w:rStyle w:val="CommentReference"/>
        </w:rPr>
        <w:annotationRef/>
      </w:r>
      <w:r>
        <w:rPr>
          <w:sz w:val="20"/>
          <w:szCs w:val="20"/>
        </w:rPr>
        <w:t>??</w:t>
      </w:r>
    </w:p>
  </w:comment>
  <w:comment w:id="0" w:author="Erica Ryan" w:date="2023-08-20T15:57:00Z" w:initials="ER">
    <w:p w14:paraId="6BCBA518" w14:textId="77777777" w:rsidR="008E768A" w:rsidRDefault="008E768A" w:rsidP="003209AA">
      <w:pPr>
        <w:pStyle w:val="CommentText"/>
      </w:pPr>
      <w:r>
        <w:rPr>
          <w:rStyle w:val="CommentReference"/>
        </w:rPr>
        <w:annotationRef/>
      </w:r>
      <w:r>
        <w:t xml:space="preserve">Can you make this sentence a little more personal? You're describing what economics brings but not why that is interesting to you. </w:t>
      </w:r>
    </w:p>
  </w:comment>
  <w:comment w:id="2" w:author="Kyra Sadovi" w:date="2023-08-11T07:04:00Z" w:initials="KS">
    <w:p w14:paraId="1AA6A51A" w14:textId="30E8830F" w:rsidR="00B118F5" w:rsidRDefault="00B118F5" w:rsidP="00F16DC3">
      <w:r>
        <w:rPr>
          <w:rStyle w:val="CommentReference"/>
        </w:rPr>
        <w:annotationRef/>
      </w:r>
      <w:r>
        <w:rPr>
          <w:sz w:val="20"/>
          <w:szCs w:val="20"/>
        </w:rPr>
        <w:t xml:space="preserve">Does this make it sound like I have a math degree? Rephrase? </w:t>
      </w:r>
    </w:p>
  </w:comment>
  <w:comment w:id="3" w:author="Kyra Sadovi [2]" w:date="2023-08-13T13:32:00Z" w:initials="KS">
    <w:p w14:paraId="7B5009B1" w14:textId="77777777" w:rsidR="00754F36" w:rsidRDefault="00754F36" w:rsidP="001D79B4">
      <w:pPr>
        <w:pStyle w:val="CommentText"/>
      </w:pPr>
      <w:r>
        <w:rPr>
          <w:rStyle w:val="CommentReference"/>
        </w:rPr>
        <w:annotationRef/>
      </w:r>
      <w:r>
        <w:t xml:space="preserve">Or: does it overstate my math abilities? </w:t>
      </w:r>
    </w:p>
  </w:comment>
  <w:comment w:id="4" w:author="Erica Ryan" w:date="2023-08-20T16:01:00Z" w:initials="ER">
    <w:p w14:paraId="467B4EC0" w14:textId="77777777" w:rsidR="008E768A" w:rsidRDefault="008E768A" w:rsidP="00452A41">
      <w:pPr>
        <w:pStyle w:val="CommentText"/>
      </w:pPr>
      <w:r>
        <w:rPr>
          <w:rStyle w:val="CommentReference"/>
        </w:rPr>
        <w:annotationRef/>
      </w:r>
      <w:r>
        <w:t xml:space="preserve">So here's what I'd suggest -- a knack for mathematics, a penchant for mathematics, a love of mathematics. But you also need to tie together how growing up like this relates to the second part of the sentence. I'm not immediately seeing the link. Try to think of it as telling a story, it'll help with the flow and make it more engaging. </w:t>
      </w:r>
    </w:p>
  </w:comment>
  <w:comment w:id="5" w:author="Kyra Sadovi" w:date="2023-08-19T23:40:00Z" w:initials="KS">
    <w:p w14:paraId="383B977A" w14:textId="047C197A" w:rsidR="001B2CA7" w:rsidRDefault="001B2CA7" w:rsidP="005E6A8A">
      <w:r>
        <w:rPr>
          <w:rStyle w:val="CommentReference"/>
        </w:rPr>
        <w:annotationRef/>
      </w:r>
      <w:r>
        <w:rPr>
          <w:sz w:val="20"/>
          <w:szCs w:val="20"/>
        </w:rPr>
        <w:t>Thesis statement, repeat this</w:t>
      </w:r>
    </w:p>
  </w:comment>
  <w:comment w:id="9" w:author="Erica Ryan" w:date="2023-08-20T16:03:00Z" w:initials="ER">
    <w:p w14:paraId="35384BC6" w14:textId="77777777" w:rsidR="008E768A" w:rsidRDefault="008E768A" w:rsidP="00243D03">
      <w:pPr>
        <w:pStyle w:val="CommentText"/>
      </w:pPr>
      <w:r>
        <w:rPr>
          <w:rStyle w:val="CommentReference"/>
        </w:rPr>
        <w:annotationRef/>
      </w:r>
      <w:r>
        <w:t>Professional experiences? Life experiences?</w:t>
      </w:r>
    </w:p>
  </w:comment>
  <w:comment w:id="14" w:author="Erica Ryan" w:date="2023-08-20T16:06:00Z" w:initials="ER">
    <w:p w14:paraId="3D4A1909" w14:textId="77777777" w:rsidR="008E768A" w:rsidRDefault="008E768A" w:rsidP="006345F1">
      <w:pPr>
        <w:pStyle w:val="CommentText"/>
      </w:pPr>
      <w:r>
        <w:rPr>
          <w:rStyle w:val="CommentReference"/>
        </w:rPr>
        <w:annotationRef/>
      </w:r>
      <w:r>
        <w:t xml:space="preserve">Transition phrase -- you're going from talking about your education to work experience and you need some way to shift between the two. Something like "I have also had substantial professional experiences that have prepared me for an economics PhD program. </w:t>
      </w:r>
    </w:p>
  </w:comment>
  <w:comment w:id="18" w:author="Kyra Sadovi" w:date="2023-08-17T14:05:00Z" w:initials="KS">
    <w:p w14:paraId="21D61729" w14:textId="63594958" w:rsidR="00A7675D" w:rsidRDefault="00A7675D" w:rsidP="00BF5246">
      <w:r>
        <w:rPr>
          <w:rStyle w:val="CommentReference"/>
        </w:rPr>
        <w:annotationRef/>
      </w:r>
      <w:r>
        <w:rPr>
          <w:sz w:val="20"/>
          <w:szCs w:val="20"/>
        </w:rPr>
        <w:t>One of my recommenders</w:t>
      </w:r>
    </w:p>
  </w:comment>
  <w:comment w:id="19" w:author="Erica Ryan" w:date="2023-08-20T16:08:00Z" w:initials="ER">
    <w:p w14:paraId="3719EC68" w14:textId="77777777" w:rsidR="00D94E66" w:rsidRDefault="00D94E66" w:rsidP="0082160E">
      <w:pPr>
        <w:pStyle w:val="CommentText"/>
      </w:pPr>
      <w:r>
        <w:rPr>
          <w:rStyle w:val="CommentReference"/>
        </w:rPr>
        <w:annotationRef/>
      </w:r>
      <w:r>
        <w:t>Was this something you did on your own? As an RA? For a class? If you can brag, you should. If you were assisting, you should be clear</w:t>
      </w:r>
    </w:p>
  </w:comment>
  <w:comment w:id="20" w:author="Erica Ryan" w:date="2023-08-20T16:09:00Z" w:initials="ER">
    <w:p w14:paraId="4C9AC1DE" w14:textId="77777777" w:rsidR="00D94E66" w:rsidRDefault="00D94E66" w:rsidP="0030163C">
      <w:pPr>
        <w:pStyle w:val="CommentText"/>
      </w:pPr>
      <w:r>
        <w:rPr>
          <w:rStyle w:val="CommentReference"/>
        </w:rPr>
        <w:annotationRef/>
      </w:r>
      <w:r>
        <w:t xml:space="preserve">Closer to a transition sentence! You use graduate in both this sentence and the next, so I'd try to remove the "after graduation" part of the first sentence and keep the "After graduating" in the next one. </w:t>
      </w:r>
    </w:p>
  </w:comment>
  <w:comment w:id="21" w:author="Erica Ryan" w:date="2023-08-20T16:12:00Z" w:initials="ER">
    <w:p w14:paraId="1D54AA58" w14:textId="77777777" w:rsidR="00D94E66" w:rsidRDefault="00D94E66" w:rsidP="00286F43">
      <w:pPr>
        <w:pStyle w:val="CommentText"/>
      </w:pPr>
      <w:r>
        <w:rPr>
          <w:rStyle w:val="CommentReference"/>
        </w:rPr>
        <w:annotationRef/>
      </w:r>
      <w:r>
        <w:t>Unclear where or to whom you presented. Move within sentence so it's clear</w:t>
      </w:r>
    </w:p>
  </w:comment>
  <w:comment w:id="22" w:author="Kyra Sadovi" w:date="2023-08-11T07:09:00Z" w:initials="KS">
    <w:p w14:paraId="26181E38" w14:textId="346476AF" w:rsidR="006B67CB" w:rsidRDefault="006B67CB" w:rsidP="00446BD7">
      <w:r>
        <w:rPr>
          <w:rStyle w:val="CommentReference"/>
        </w:rPr>
        <w:annotationRef/>
      </w:r>
      <w:r>
        <w:rPr>
          <w:sz w:val="20"/>
          <w:szCs w:val="20"/>
        </w:rPr>
        <w:t>Describe this better</w:t>
      </w:r>
    </w:p>
  </w:comment>
  <w:comment w:id="24" w:author="Erica Ryan" w:date="2023-08-20T16:13:00Z" w:initials="ER">
    <w:p w14:paraId="3D093DAC" w14:textId="77777777" w:rsidR="00D94E66" w:rsidRDefault="00D94E66" w:rsidP="00186D3A">
      <w:pPr>
        <w:pStyle w:val="CommentText"/>
      </w:pPr>
      <w:r>
        <w:rPr>
          <w:rStyle w:val="CommentReference"/>
        </w:rPr>
        <w:annotationRef/>
      </w:r>
      <w:r>
        <w:t xml:space="preserve">I'd reframe this. Start by saying that you're interested in further studying the housing market and that you're grateful to have had the opportunity to study it while at the Board. </w:t>
      </w:r>
    </w:p>
  </w:comment>
  <w:comment w:id="25" w:author="Erica Ryan" w:date="2023-08-20T16:14:00Z" w:initials="ER">
    <w:p w14:paraId="0000F2EE" w14:textId="77777777" w:rsidR="00D94E66" w:rsidRDefault="00D94E66" w:rsidP="004D600D">
      <w:pPr>
        <w:pStyle w:val="CommentText"/>
      </w:pPr>
      <w:r>
        <w:rPr>
          <w:rStyle w:val="CommentReference"/>
        </w:rPr>
        <w:annotationRef/>
      </w:r>
      <w:r>
        <w:t>Based on the rest of the letter, I'm unclear what you're referring to. Is the policy work at the Board? I know you want to mention you've done policy work -- I just think it needs to fit in better. Also, are you seeking projects outside of work? Unclear</w:t>
      </w:r>
    </w:p>
  </w:comment>
  <w:comment w:id="26" w:author="Erica Ryan" w:date="2023-08-20T16:15:00Z" w:initials="ER">
    <w:p w14:paraId="7E200BA9" w14:textId="77777777" w:rsidR="00D94E66" w:rsidRDefault="00D94E66" w:rsidP="0060250E">
      <w:pPr>
        <w:pStyle w:val="CommentText"/>
      </w:pPr>
      <w:r>
        <w:rPr>
          <w:rStyle w:val="CommentReference"/>
        </w:rPr>
        <w:annotationRef/>
      </w:r>
      <w:r>
        <w:t>Is this sentence going to change? By the time you're submitting this you won't just be heading into your second year. Just a thought</w:t>
      </w:r>
    </w:p>
  </w:comment>
  <w:comment w:id="28" w:author="Kyra Sadovi" w:date="2023-08-17T14:02:00Z" w:initials="KS">
    <w:p w14:paraId="33706B64" w14:textId="49EE67B7" w:rsidR="00A7675D" w:rsidRDefault="00A7675D" w:rsidP="001E5BFB">
      <w:r>
        <w:rPr>
          <w:rStyle w:val="CommentReference"/>
        </w:rPr>
        <w:annotationRef/>
      </w:r>
      <w:r>
        <w:rPr>
          <w:sz w:val="20"/>
          <w:szCs w:val="20"/>
        </w:rPr>
        <w:t>I need to put this in my own words, this is from the paper</w:t>
      </w:r>
    </w:p>
  </w:comment>
  <w:comment w:id="29" w:author="Kyra Sadovi" w:date="2023-08-17T14:09:00Z" w:initials="KS">
    <w:p w14:paraId="64EC6C34" w14:textId="77777777" w:rsidR="005530C0" w:rsidRDefault="005530C0" w:rsidP="00A70D13">
      <w:r>
        <w:rPr>
          <w:rStyle w:val="CommentReference"/>
        </w:rPr>
        <w:annotationRef/>
      </w:r>
      <w:r>
        <w:rPr>
          <w:sz w:val="20"/>
          <w:szCs w:val="20"/>
        </w:rPr>
        <w:t xml:space="preserve">In actuality what I’ve done is make charts with default rates and approval rates by sex and race, measuring standard errors for these rates, and measured the black-white and hispanic-white gaps in approval odds and interest rates over time. Erica and John: How do I dress this up? </w:t>
      </w:r>
    </w:p>
  </w:comment>
  <w:comment w:id="30" w:author="Erica Ryan" w:date="2023-08-20T16:16:00Z" w:initials="ER">
    <w:p w14:paraId="3F6F807C" w14:textId="77777777" w:rsidR="00D94E66" w:rsidRDefault="00D94E66" w:rsidP="004632A6">
      <w:pPr>
        <w:pStyle w:val="CommentText"/>
      </w:pPr>
      <w:r>
        <w:rPr>
          <w:rStyle w:val="CommentReference"/>
        </w:rPr>
        <w:annotationRef/>
      </w:r>
      <w:r>
        <w:t>Are you saying contributor because you aren't a coauthor?</w:t>
      </w:r>
    </w:p>
  </w:comment>
  <w:comment w:id="31" w:author="Erica Ryan" w:date="2023-08-20T16:18:00Z" w:initials="ER">
    <w:p w14:paraId="73ACF625" w14:textId="77777777" w:rsidR="001C5C87" w:rsidRDefault="001C5C87" w:rsidP="002F0BB7">
      <w:pPr>
        <w:pStyle w:val="CommentText"/>
      </w:pPr>
      <w:r>
        <w:rPr>
          <w:rStyle w:val="CommentReference"/>
        </w:rPr>
        <w:annotationRef/>
      </w:r>
      <w:r>
        <w:t>We should talk more about this project and exactly how you're involved to figure out the best way to frame this.</w:t>
      </w:r>
    </w:p>
  </w:comment>
  <w:comment w:id="35" w:author="Erica Ryan" w:date="2023-08-20T16:18:00Z" w:initials="ER">
    <w:p w14:paraId="29C64910" w14:textId="77777777" w:rsidR="001C5C87" w:rsidRDefault="001C5C87" w:rsidP="00FF6A53">
      <w:pPr>
        <w:pStyle w:val="CommentText"/>
      </w:pPr>
      <w:r>
        <w:rPr>
          <w:rStyle w:val="CommentReference"/>
        </w:rPr>
        <w:annotationRef/>
      </w:r>
      <w:r>
        <w:t>Are you savvy with the recent DID lit? can you brag about that here?</w:t>
      </w:r>
    </w:p>
  </w:comment>
  <w:comment w:id="32" w:author="Kyra Sadovi" w:date="2023-08-17T14:13:00Z" w:initials="KS">
    <w:p w14:paraId="06D29C7C" w14:textId="3F7C2A6C" w:rsidR="00602AFA" w:rsidRDefault="00602AFA" w:rsidP="0073781A">
      <w:r>
        <w:rPr>
          <w:rStyle w:val="CommentReference"/>
        </w:rPr>
        <w:annotationRef/>
      </w:r>
      <w:r>
        <w:rPr>
          <w:sz w:val="20"/>
          <w:szCs w:val="20"/>
        </w:rPr>
        <w:t xml:space="preserve">Erica and John: I’ve done a lot of work on this project, so I’m trying to underscore that. But what makes me stand out here? How to rephrase to sound slightly more like I know what I’m talking about? </w:t>
      </w:r>
    </w:p>
  </w:comment>
  <w:comment w:id="33" w:author="Kyra Sadovi" w:date="2023-08-17T14:15:00Z" w:initials="KS">
    <w:p w14:paraId="0617659D" w14:textId="77777777" w:rsidR="00EF07F6" w:rsidRDefault="00EF07F6" w:rsidP="00133BB5">
      <w:r>
        <w:rPr>
          <w:rStyle w:val="CommentReference"/>
        </w:rPr>
        <w:annotationRef/>
      </w:r>
      <w:r>
        <w:rPr>
          <w:sz w:val="20"/>
          <w:szCs w:val="20"/>
        </w:rPr>
        <w:t>Probably could do with some cutting, too</w:t>
      </w:r>
    </w:p>
  </w:comment>
  <w:comment w:id="34" w:author="Erica Ryan" w:date="2023-08-20T16:19:00Z" w:initials="ER">
    <w:p w14:paraId="3B1D6E0E" w14:textId="77777777" w:rsidR="001C5C87" w:rsidRDefault="001C5C87" w:rsidP="00284ED6">
      <w:pPr>
        <w:pStyle w:val="CommentText"/>
      </w:pPr>
      <w:r>
        <w:rPr>
          <w:rStyle w:val="CommentReference"/>
        </w:rPr>
        <w:annotationRef/>
      </w:r>
      <w:r>
        <w:t>I like the second paragraph.</w:t>
      </w:r>
    </w:p>
  </w:comment>
  <w:comment w:id="36" w:author="Kyra Sadovi" w:date="2023-08-20T06:22:00Z" w:initials="KS">
    <w:p w14:paraId="3839AD83" w14:textId="1E9D8908" w:rsidR="00711531" w:rsidRDefault="00711531" w:rsidP="00592860">
      <w:r>
        <w:rPr>
          <w:rStyle w:val="CommentReference"/>
        </w:rPr>
        <w:annotationRef/>
      </w:r>
      <w:r>
        <w:rPr>
          <w:sz w:val="20"/>
          <w:szCs w:val="20"/>
        </w:rPr>
        <w:t>Should I say this? Should I lie?</w:t>
      </w:r>
    </w:p>
  </w:comment>
  <w:comment w:id="37" w:author="Erica Ryan" w:date="2023-08-20T16:20:00Z" w:initials="ER">
    <w:p w14:paraId="3BF0EA33" w14:textId="77777777" w:rsidR="001C5C87" w:rsidRDefault="001C5C87" w:rsidP="00D702D1">
      <w:pPr>
        <w:pStyle w:val="CommentText"/>
      </w:pPr>
      <w:r>
        <w:rPr>
          <w:rStyle w:val="CommentReference"/>
        </w:rPr>
        <w:annotationRef/>
      </w:r>
      <w:r>
        <w:t>Up to you. If you'd consider a professor position then this can't hurt. You could also cut it and focus on contributing to the literature etc etc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7B1D442" w15:done="0"/>
  <w15:commentEx w15:paraId="6BCBA518" w15:done="0"/>
  <w15:commentEx w15:paraId="1AA6A51A" w15:done="0"/>
  <w15:commentEx w15:paraId="7B5009B1" w15:paraIdParent="1AA6A51A" w15:done="0"/>
  <w15:commentEx w15:paraId="467B4EC0" w15:paraIdParent="1AA6A51A" w15:done="0"/>
  <w15:commentEx w15:paraId="383B977A" w15:done="0"/>
  <w15:commentEx w15:paraId="35384BC6" w15:done="0"/>
  <w15:commentEx w15:paraId="3D4A1909" w15:done="0"/>
  <w15:commentEx w15:paraId="21D61729" w15:done="0"/>
  <w15:commentEx w15:paraId="3719EC68" w15:done="0"/>
  <w15:commentEx w15:paraId="4C9AC1DE" w15:done="0"/>
  <w15:commentEx w15:paraId="1D54AA58" w15:done="0"/>
  <w15:commentEx w15:paraId="26181E38" w15:done="0"/>
  <w15:commentEx w15:paraId="3D093DAC" w15:done="0"/>
  <w15:commentEx w15:paraId="0000F2EE" w15:done="0"/>
  <w15:commentEx w15:paraId="7E200BA9" w15:done="0"/>
  <w15:commentEx w15:paraId="33706B64" w15:done="0"/>
  <w15:commentEx w15:paraId="64EC6C34" w15:done="0"/>
  <w15:commentEx w15:paraId="3F6F807C" w15:done="0"/>
  <w15:commentEx w15:paraId="73ACF625" w15:paraIdParent="3F6F807C" w15:done="0"/>
  <w15:commentEx w15:paraId="29C64910" w15:done="0"/>
  <w15:commentEx w15:paraId="06D29C7C" w15:done="0"/>
  <w15:commentEx w15:paraId="0617659D" w15:paraIdParent="06D29C7C" w15:done="0"/>
  <w15:commentEx w15:paraId="3B1D6E0E" w15:paraIdParent="06D29C7C" w15:done="0"/>
  <w15:commentEx w15:paraId="3839AD83" w15:done="0"/>
  <w15:commentEx w15:paraId="3BF0EA33" w15:paraIdParent="3839AD8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0A0B31B9" w16cex:dateUtc="2023-08-20T04:44:00Z"/>
  <w16cex:commentExtensible w16cex:durableId="73786D2D" w16cex:dateUtc="2023-08-20T19:57:00Z"/>
  <w16cex:commentExtensible w16cex:durableId="28805C03" w16cex:dateUtc="2023-08-11T11:04:00Z"/>
  <w16cex:commentExtensible w16cex:durableId="288359F8" w16cex:dateUtc="2023-08-13T17:32:00Z"/>
  <w16cex:commentExtensible w16cex:durableId="3E4F6B66" w16cex:dateUtc="2023-08-20T20:01:00Z"/>
  <w16cex:commentExtensible w16cex:durableId="69E86A3A" w16cex:dateUtc="2023-08-20T04:40:00Z"/>
  <w16cex:commentExtensible w16cex:durableId="2E5F9F32" w16cex:dateUtc="2023-08-20T20:03:00Z"/>
  <w16cex:commentExtensible w16cex:durableId="52B7251F" w16cex:dateUtc="2023-08-20T20:06:00Z"/>
  <w16cex:commentExtensible w16cex:durableId="529A2B1C" w16cex:dateUtc="2023-08-17T19:05:00Z"/>
  <w16cex:commentExtensible w16cex:durableId="45388EEE" w16cex:dateUtc="2023-08-20T20:08:00Z"/>
  <w16cex:commentExtensible w16cex:durableId="5748CD2D" w16cex:dateUtc="2023-08-20T20:09:00Z"/>
  <w16cex:commentExtensible w16cex:durableId="433FEA83" w16cex:dateUtc="2023-08-20T20:12:00Z"/>
  <w16cex:commentExtensible w16cex:durableId="28805D13" w16cex:dateUtc="2023-08-11T11:09:00Z"/>
  <w16cex:commentExtensible w16cex:durableId="75D5169F" w16cex:dateUtc="2023-08-20T20:13:00Z"/>
  <w16cex:commentExtensible w16cex:durableId="08BB1CC0" w16cex:dateUtc="2023-08-20T20:14:00Z"/>
  <w16cex:commentExtensible w16cex:durableId="491E1310" w16cex:dateUtc="2023-08-20T20:15:00Z"/>
  <w16cex:commentExtensible w16cex:durableId="78645E81" w16cex:dateUtc="2023-08-17T19:02:00Z"/>
  <w16cex:commentExtensible w16cex:durableId="202C9594" w16cex:dateUtc="2023-08-17T19:09:00Z"/>
  <w16cex:commentExtensible w16cex:durableId="26DE20FC" w16cex:dateUtc="2023-08-20T20:16:00Z"/>
  <w16cex:commentExtensible w16cex:durableId="0A9236A9" w16cex:dateUtc="2023-08-20T20:18:00Z"/>
  <w16cex:commentExtensible w16cex:durableId="49A3C656" w16cex:dateUtc="2023-08-20T20:18:00Z"/>
  <w16cex:commentExtensible w16cex:durableId="7AFFD3AE" w16cex:dateUtc="2023-08-17T19:13:00Z"/>
  <w16cex:commentExtensible w16cex:durableId="4C427C4E" w16cex:dateUtc="2023-08-17T19:15:00Z"/>
  <w16cex:commentExtensible w16cex:durableId="705E0E99" w16cex:dateUtc="2023-08-20T20:19:00Z"/>
  <w16cex:commentExtensible w16cex:durableId="3326D484" w16cex:dateUtc="2023-08-20T11:22:00Z"/>
  <w16cex:commentExtensible w16cex:durableId="09F774FB" w16cex:dateUtc="2023-08-20T20: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7B1D442" w16cid:durableId="0A0B31B9"/>
  <w16cid:commentId w16cid:paraId="6BCBA518" w16cid:durableId="73786D2D"/>
  <w16cid:commentId w16cid:paraId="1AA6A51A" w16cid:durableId="28805C03"/>
  <w16cid:commentId w16cid:paraId="7B5009B1" w16cid:durableId="288359F8"/>
  <w16cid:commentId w16cid:paraId="467B4EC0" w16cid:durableId="3E4F6B66"/>
  <w16cid:commentId w16cid:paraId="383B977A" w16cid:durableId="69E86A3A"/>
  <w16cid:commentId w16cid:paraId="35384BC6" w16cid:durableId="2E5F9F32"/>
  <w16cid:commentId w16cid:paraId="3D4A1909" w16cid:durableId="52B7251F"/>
  <w16cid:commentId w16cid:paraId="21D61729" w16cid:durableId="529A2B1C"/>
  <w16cid:commentId w16cid:paraId="3719EC68" w16cid:durableId="45388EEE"/>
  <w16cid:commentId w16cid:paraId="4C9AC1DE" w16cid:durableId="5748CD2D"/>
  <w16cid:commentId w16cid:paraId="1D54AA58" w16cid:durableId="433FEA83"/>
  <w16cid:commentId w16cid:paraId="26181E38" w16cid:durableId="28805D13"/>
  <w16cid:commentId w16cid:paraId="3D093DAC" w16cid:durableId="75D5169F"/>
  <w16cid:commentId w16cid:paraId="0000F2EE" w16cid:durableId="08BB1CC0"/>
  <w16cid:commentId w16cid:paraId="7E200BA9" w16cid:durableId="491E1310"/>
  <w16cid:commentId w16cid:paraId="33706B64" w16cid:durableId="78645E81"/>
  <w16cid:commentId w16cid:paraId="64EC6C34" w16cid:durableId="202C9594"/>
  <w16cid:commentId w16cid:paraId="3F6F807C" w16cid:durableId="26DE20FC"/>
  <w16cid:commentId w16cid:paraId="73ACF625" w16cid:durableId="0A9236A9"/>
  <w16cid:commentId w16cid:paraId="29C64910" w16cid:durableId="49A3C656"/>
  <w16cid:commentId w16cid:paraId="06D29C7C" w16cid:durableId="7AFFD3AE"/>
  <w16cid:commentId w16cid:paraId="0617659D" w16cid:durableId="4C427C4E"/>
  <w16cid:commentId w16cid:paraId="3B1D6E0E" w16cid:durableId="705E0E99"/>
  <w16cid:commentId w16cid:paraId="3839AD83" w16cid:durableId="3326D484"/>
  <w16cid:commentId w16cid:paraId="3BF0EA33" w16cid:durableId="09F774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E74890" w14:textId="77777777" w:rsidR="008C41CD" w:rsidRDefault="008C41CD" w:rsidP="003C276A">
      <w:pPr>
        <w:spacing w:after="0" w:line="240" w:lineRule="auto"/>
      </w:pPr>
      <w:r>
        <w:separator/>
      </w:r>
    </w:p>
  </w:endnote>
  <w:endnote w:type="continuationSeparator" w:id="0">
    <w:p w14:paraId="4B6CFB21" w14:textId="77777777" w:rsidR="008C41CD" w:rsidRDefault="008C41CD" w:rsidP="003C27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5F4704" w14:textId="77777777" w:rsidR="008C41CD" w:rsidRDefault="008C41CD" w:rsidP="003C276A">
      <w:pPr>
        <w:spacing w:after="0" w:line="240" w:lineRule="auto"/>
      </w:pPr>
      <w:r>
        <w:separator/>
      </w:r>
    </w:p>
  </w:footnote>
  <w:footnote w:type="continuationSeparator" w:id="0">
    <w:p w14:paraId="5C97BF56" w14:textId="77777777" w:rsidR="008C41CD" w:rsidRDefault="008C41CD" w:rsidP="003C27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7CBF11" w14:textId="5DB481F9" w:rsidR="00A463B8" w:rsidRDefault="00A463B8">
    <w:pPr>
      <w:pStyle w:val="Header"/>
    </w:pPr>
    <w:r>
      <w:rPr>
        <w:noProof/>
      </w:rPr>
      <mc:AlternateContent>
        <mc:Choice Requires="wps">
          <w:drawing>
            <wp:anchor distT="0" distB="0" distL="114300" distR="114300" simplePos="0" relativeHeight="251659264" behindDoc="0" locked="0" layoutInCell="0" allowOverlap="1" wp14:anchorId="70EB0B44" wp14:editId="4E55773F">
              <wp:simplePos x="0" y="0"/>
              <wp:positionH relativeFrom="page">
                <wp:posOffset>0</wp:posOffset>
              </wp:positionH>
              <wp:positionV relativeFrom="page">
                <wp:posOffset>190500</wp:posOffset>
              </wp:positionV>
              <wp:extent cx="7772400" cy="273050"/>
              <wp:effectExtent l="0" t="0" r="0" b="12700"/>
              <wp:wrapNone/>
              <wp:docPr id="1" name="MSIPCMe3ee44259c21a609c370c888" descr="{&quot;HashCode&quot;:810590895,&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D37D831" w14:textId="463067C8" w:rsidR="00A463B8" w:rsidRPr="00A463B8" w:rsidRDefault="00A463B8" w:rsidP="00A463B8">
                          <w:pPr>
                            <w:spacing w:after="0"/>
                            <w:rPr>
                              <w:rFonts w:ascii="Calibri" w:hAnsi="Calibri" w:cs="Calibri"/>
                              <w:color w:val="000000"/>
                            </w:rPr>
                          </w:pPr>
                          <w:r w:rsidRPr="00A463B8">
                            <w:rPr>
                              <w:rFonts w:ascii="Calibri" w:hAnsi="Calibri" w:cs="Calibri"/>
                              <w:color w:val="000000"/>
                            </w:rPr>
                            <w:t>PERSONAL/NONWORK // EXTERNAL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70EB0B44" id="_x0000_t202" coordsize="21600,21600" o:spt="202" path="m,l,21600r21600,l21600,xe">
              <v:stroke joinstyle="miter"/>
              <v:path gradientshapeok="t" o:connecttype="rect"/>
            </v:shapetype>
            <v:shape id="MSIPCMe3ee44259c21a609c370c888" o:spid="_x0000_s1026" type="#_x0000_t202" alt="{&quot;HashCode&quot;:810590895,&quot;Height&quot;:792.0,&quot;Width&quot;:612.0,&quot;Placement&quot;:&quot;Header&quot;,&quot;Index&quot;:&quot;Primary&quot;,&quot;Section&quot;:1,&quot;Top&quot;:0.0,&quot;Left&quot;:0.0}" style="position:absolute;margin-left:0;margin-top:1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JI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" o:allowincell="f" filled="f" stroked="f" strokeweight=".5pt">
              <v:textbox inset="20pt,0,,0">
                <w:txbxContent>
                  <w:p w14:paraId="5D37D831" w14:textId="463067C8" w:rsidR="00A463B8" w:rsidRPr="00A463B8" w:rsidRDefault="00A463B8" w:rsidP="00A463B8">
                    <w:pPr>
                      <w:spacing w:after="0"/>
                      <w:rPr>
                        <w:rFonts w:ascii="Calibri" w:hAnsi="Calibri" w:cs="Calibri"/>
                        <w:color w:val="000000"/>
                      </w:rPr>
                    </w:pPr>
                    <w:r w:rsidRPr="00A463B8">
                      <w:rPr>
                        <w:rFonts w:ascii="Calibri" w:hAnsi="Calibri" w:cs="Calibri"/>
                        <w:color w:val="000000"/>
                      </w:rPr>
                      <w:t>PERSONAL/NONWORK // EXTERNAL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3C1F28"/>
    <w:multiLevelType w:val="hybridMultilevel"/>
    <w:tmpl w:val="C374BE7C"/>
    <w:lvl w:ilvl="0" w:tplc="74FEC72E">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0332807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yra Sadovi">
    <w15:presenceInfo w15:providerId="Windows Live" w15:userId="02ed7f9de76a6afd"/>
  </w15:person>
  <w15:person w15:author="Erica Ryan">
    <w15:presenceInfo w15:providerId="AD" w15:userId="S::erica@ipso.info::06a2208c-00c0-446c-9d47-03cca5d42d55"/>
  </w15:person>
  <w15:person w15:author="Kyra Sadovi [2]">
    <w15:presenceInfo w15:providerId="AD" w15:userId="S::Kyra.M.Sadovi@frb.gov::9a74aead-a876-4b4d-bff7-2168e0af5c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76A"/>
    <w:rsid w:val="000353DA"/>
    <w:rsid w:val="000D3CEC"/>
    <w:rsid w:val="000E7F1F"/>
    <w:rsid w:val="0013518E"/>
    <w:rsid w:val="00151471"/>
    <w:rsid w:val="00172407"/>
    <w:rsid w:val="001B2CA7"/>
    <w:rsid w:val="001C5C87"/>
    <w:rsid w:val="001D18F2"/>
    <w:rsid w:val="002A1E1F"/>
    <w:rsid w:val="002E0FBE"/>
    <w:rsid w:val="002E72F3"/>
    <w:rsid w:val="00376EF4"/>
    <w:rsid w:val="003B05E5"/>
    <w:rsid w:val="003C276A"/>
    <w:rsid w:val="003F434B"/>
    <w:rsid w:val="0042448E"/>
    <w:rsid w:val="0045246D"/>
    <w:rsid w:val="00453F3C"/>
    <w:rsid w:val="00472DF5"/>
    <w:rsid w:val="004D7069"/>
    <w:rsid w:val="00516C7E"/>
    <w:rsid w:val="00517F9E"/>
    <w:rsid w:val="00544D49"/>
    <w:rsid w:val="0054645C"/>
    <w:rsid w:val="005530C0"/>
    <w:rsid w:val="00571BFA"/>
    <w:rsid w:val="00575EAA"/>
    <w:rsid w:val="005A7A08"/>
    <w:rsid w:val="00602AFA"/>
    <w:rsid w:val="00660A47"/>
    <w:rsid w:val="00671F1F"/>
    <w:rsid w:val="006942FE"/>
    <w:rsid w:val="00695A35"/>
    <w:rsid w:val="00697139"/>
    <w:rsid w:val="006A17B2"/>
    <w:rsid w:val="006B67CB"/>
    <w:rsid w:val="00711531"/>
    <w:rsid w:val="00754F36"/>
    <w:rsid w:val="007954CF"/>
    <w:rsid w:val="007B74FD"/>
    <w:rsid w:val="007F77A6"/>
    <w:rsid w:val="008C41CD"/>
    <w:rsid w:val="008C7B70"/>
    <w:rsid w:val="008E768A"/>
    <w:rsid w:val="008F1AE6"/>
    <w:rsid w:val="00921A56"/>
    <w:rsid w:val="009B5345"/>
    <w:rsid w:val="009E47C9"/>
    <w:rsid w:val="009F4A06"/>
    <w:rsid w:val="00A1364C"/>
    <w:rsid w:val="00A463B8"/>
    <w:rsid w:val="00A5436F"/>
    <w:rsid w:val="00A7438F"/>
    <w:rsid w:val="00A7675D"/>
    <w:rsid w:val="00A77FE3"/>
    <w:rsid w:val="00AF79D1"/>
    <w:rsid w:val="00B118F5"/>
    <w:rsid w:val="00B725B2"/>
    <w:rsid w:val="00C04333"/>
    <w:rsid w:val="00C06374"/>
    <w:rsid w:val="00C62BFF"/>
    <w:rsid w:val="00C7590C"/>
    <w:rsid w:val="00C83395"/>
    <w:rsid w:val="00CF367E"/>
    <w:rsid w:val="00D20F09"/>
    <w:rsid w:val="00D23647"/>
    <w:rsid w:val="00D627DA"/>
    <w:rsid w:val="00D94E66"/>
    <w:rsid w:val="00DA39DC"/>
    <w:rsid w:val="00E14B4B"/>
    <w:rsid w:val="00E27E31"/>
    <w:rsid w:val="00E95E29"/>
    <w:rsid w:val="00EB1FE3"/>
    <w:rsid w:val="00EC1BE2"/>
    <w:rsid w:val="00ED52D2"/>
    <w:rsid w:val="00EF07F6"/>
    <w:rsid w:val="00F20924"/>
    <w:rsid w:val="00F71CB7"/>
    <w:rsid w:val="00FC02F9"/>
    <w:rsid w:val="00FD0CC4"/>
    <w:rsid w:val="00FF641C"/>
    <w:rsid w:val="00FF7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0D8CE0"/>
  <w15:chartTrackingRefBased/>
  <w15:docId w15:val="{80B91216-6FE5-4AC6-90AC-2199D54D2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63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63B8"/>
  </w:style>
  <w:style w:type="paragraph" w:styleId="Footer">
    <w:name w:val="footer"/>
    <w:basedOn w:val="Normal"/>
    <w:link w:val="FooterChar"/>
    <w:uiPriority w:val="99"/>
    <w:unhideWhenUsed/>
    <w:rsid w:val="00A463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63B8"/>
  </w:style>
  <w:style w:type="character" w:styleId="CommentReference">
    <w:name w:val="annotation reference"/>
    <w:basedOn w:val="DefaultParagraphFont"/>
    <w:uiPriority w:val="99"/>
    <w:semiHidden/>
    <w:unhideWhenUsed/>
    <w:rsid w:val="00EB1FE3"/>
    <w:rPr>
      <w:sz w:val="16"/>
      <w:szCs w:val="16"/>
    </w:rPr>
  </w:style>
  <w:style w:type="paragraph" w:styleId="CommentText">
    <w:name w:val="annotation text"/>
    <w:basedOn w:val="Normal"/>
    <w:link w:val="CommentTextChar"/>
    <w:uiPriority w:val="99"/>
    <w:unhideWhenUsed/>
    <w:rsid w:val="00EB1FE3"/>
    <w:pPr>
      <w:spacing w:line="240" w:lineRule="auto"/>
    </w:pPr>
    <w:rPr>
      <w:sz w:val="20"/>
      <w:szCs w:val="20"/>
    </w:rPr>
  </w:style>
  <w:style w:type="character" w:customStyle="1" w:styleId="CommentTextChar">
    <w:name w:val="Comment Text Char"/>
    <w:basedOn w:val="DefaultParagraphFont"/>
    <w:link w:val="CommentText"/>
    <w:uiPriority w:val="99"/>
    <w:rsid w:val="00EB1FE3"/>
    <w:rPr>
      <w:sz w:val="20"/>
      <w:szCs w:val="20"/>
    </w:rPr>
  </w:style>
  <w:style w:type="paragraph" w:styleId="CommentSubject">
    <w:name w:val="annotation subject"/>
    <w:basedOn w:val="CommentText"/>
    <w:next w:val="CommentText"/>
    <w:link w:val="CommentSubjectChar"/>
    <w:uiPriority w:val="99"/>
    <w:semiHidden/>
    <w:unhideWhenUsed/>
    <w:rsid w:val="00EB1FE3"/>
    <w:rPr>
      <w:b/>
      <w:bCs/>
    </w:rPr>
  </w:style>
  <w:style w:type="character" w:customStyle="1" w:styleId="CommentSubjectChar">
    <w:name w:val="Comment Subject Char"/>
    <w:basedOn w:val="CommentTextChar"/>
    <w:link w:val="CommentSubject"/>
    <w:uiPriority w:val="99"/>
    <w:semiHidden/>
    <w:rsid w:val="00EB1FE3"/>
    <w:rPr>
      <w:b/>
      <w:bCs/>
      <w:sz w:val="20"/>
      <w:szCs w:val="20"/>
    </w:rPr>
  </w:style>
  <w:style w:type="paragraph" w:styleId="ListParagraph">
    <w:name w:val="List Paragraph"/>
    <w:basedOn w:val="Normal"/>
    <w:uiPriority w:val="34"/>
    <w:qFormat/>
    <w:rsid w:val="00671F1F"/>
    <w:pPr>
      <w:ind w:left="720"/>
      <w:contextualSpacing/>
    </w:pPr>
  </w:style>
  <w:style w:type="paragraph" w:styleId="Revision">
    <w:name w:val="Revision"/>
    <w:hidden/>
    <w:uiPriority w:val="99"/>
    <w:semiHidden/>
    <w:rsid w:val="008E768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1159</Words>
  <Characters>6608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Kyra Sadovi</dc:creator>
  <cp:keywords/>
  <dc:description/>
  <cp:lastModifiedBy>Kyra Sadovi</cp:lastModifiedBy>
  <cp:revision>4</cp:revision>
  <dcterms:created xsi:type="dcterms:W3CDTF">2023-08-21T16:08:00Z</dcterms:created>
  <dcterms:modified xsi:type="dcterms:W3CDTF">2023-08-21T16:17:00Z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c7c17792-c85e-45d1-855e-c4bdb6a0731e</vt:lpwstr>
  </property>
  <property fmtid="{D5CDD505-2E9C-101B-9397-08002B2CF9AE}" pid="3" name="MSIP_Label_9143b89d-8325-4a4f-af33-6c3d77b09f6a_Enabled">
    <vt:lpwstr>true</vt:lpwstr>
  </property>
  <property fmtid="{D5CDD505-2E9C-101B-9397-08002B2CF9AE}" pid="4" name="MSIP_Label_9143b89d-8325-4a4f-af33-6c3d77b09f6a_SetDate">
    <vt:lpwstr>2023-08-20T19:56:34Z</vt:lpwstr>
  </property>
  <property fmtid="{D5CDD505-2E9C-101B-9397-08002B2CF9AE}" pid="5" name="MSIP_Label_9143b89d-8325-4a4f-af33-6c3d77b09f6a_Method">
    <vt:lpwstr>Privileged</vt:lpwstr>
  </property>
  <property fmtid="{D5CDD505-2E9C-101B-9397-08002B2CF9AE}" pid="6" name="MSIP_Label_9143b89d-8325-4a4f-af33-6c3d77b09f6a_Name">
    <vt:lpwstr>NOT REQUIRED and EXCLUDED</vt:lpwstr>
  </property>
  <property fmtid="{D5CDD505-2E9C-101B-9397-08002B2CF9AE}" pid="7" name="MSIP_Label_9143b89d-8325-4a4f-af33-6c3d77b09f6a_SiteId">
    <vt:lpwstr>f99760d3-5078-4f40-83d1-a583536181f6</vt:lpwstr>
  </property>
  <property fmtid="{D5CDD505-2E9C-101B-9397-08002B2CF9AE}" pid="8" name="MSIP_Label_9143b89d-8325-4a4f-af33-6c3d77b09f6a_ActionId">
    <vt:lpwstr>6ed2a2df-3652-4214-a211-f22d4e13feea</vt:lpwstr>
  </property>
  <property fmtid="{D5CDD505-2E9C-101B-9397-08002B2CF9AE}" pid="9" name="MSIP_Label_9143b89d-8325-4a4f-af33-6c3d77b09f6a_ContentBits">
    <vt:lpwstr>0</vt:lpwstr>
  </property>
  <property fmtid="{D5CDD505-2E9C-101B-9397-08002B2CF9AE}" pid="10" name="MSIP_Label_020c9e8b-b879-4ade-97ac-60b9c2bff5e3_Enabled">
    <vt:lpwstr>true</vt:lpwstr>
  </property>
  <property fmtid="{D5CDD505-2E9C-101B-9397-08002B2CF9AE}" pid="11" name="MSIP_Label_020c9e8b-b879-4ade-97ac-60b9c2bff5e3_SetDate">
    <vt:lpwstr>2023-08-21T16:17:31Z</vt:lpwstr>
  </property>
  <property fmtid="{D5CDD505-2E9C-101B-9397-08002B2CF9AE}" pid="12" name="MSIP_Label_020c9e8b-b879-4ade-97ac-60b9c2bff5e3_Method">
    <vt:lpwstr>Privileged</vt:lpwstr>
  </property>
  <property fmtid="{D5CDD505-2E9C-101B-9397-08002B2CF9AE}" pid="13" name="MSIP_Label_020c9e8b-b879-4ade-97ac-60b9c2bff5e3_Name">
    <vt:lpwstr>PERSONAL-NONWORK - EXTERNAL</vt:lpwstr>
  </property>
  <property fmtid="{D5CDD505-2E9C-101B-9397-08002B2CF9AE}" pid="14" name="MSIP_Label_020c9e8b-b879-4ade-97ac-60b9c2bff5e3_SiteId">
    <vt:lpwstr>87bb2570-5c1e-4973-9c37-09257a95aeb1</vt:lpwstr>
  </property>
  <property fmtid="{D5CDD505-2E9C-101B-9397-08002B2CF9AE}" pid="15" name="MSIP_Label_020c9e8b-b879-4ade-97ac-60b9c2bff5e3_ActionId">
    <vt:lpwstr>7aaca231-b082-40aa-9751-3bc0c665ed52</vt:lpwstr>
  </property>
  <property fmtid="{D5CDD505-2E9C-101B-9397-08002B2CF9AE}" pid="16" name="MSIP_Label_020c9e8b-b879-4ade-97ac-60b9c2bff5e3_ContentBits">
    <vt:lpwstr>1</vt:lpwstr>
  </property>
</Properties>
</file>
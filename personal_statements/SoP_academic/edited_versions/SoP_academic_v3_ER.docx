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E171F" w14:textId="77777777" w:rsidR="00F84A3E" w:rsidRPr="006D2ECE" w:rsidRDefault="00F84A3E" w:rsidP="00F84A3E">
      <w:pPr>
        <w:jc w:val="center"/>
        <w:rPr>
          <w:rFonts w:ascii="Times New Roman" w:hAnsi="Times New Roman" w:cs="Times New Roman"/>
        </w:rPr>
      </w:pPr>
      <w:commentRangeStart w:id="0"/>
      <w:r w:rsidRPr="006D2ECE">
        <w:rPr>
          <w:rFonts w:ascii="Times New Roman" w:hAnsi="Times New Roman" w:cs="Times New Roman"/>
        </w:rPr>
        <w:t>Statement of Purpose</w:t>
      </w:r>
      <w:commentRangeEnd w:id="0"/>
      <w:r w:rsidR="00362764">
        <w:rPr>
          <w:rStyle w:val="CommentReference"/>
          <w:kern w:val="0"/>
          <w14:ligatures w14:val="none"/>
        </w:rPr>
        <w:commentReference w:id="0"/>
      </w:r>
    </w:p>
    <w:p w14:paraId="7D89C68B" w14:textId="77777777" w:rsidR="00F84A3E" w:rsidRPr="006D2ECE" w:rsidRDefault="00F84A3E" w:rsidP="00F84A3E">
      <w:pPr>
        <w:jc w:val="center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Kyra Sadovi</w:t>
      </w:r>
    </w:p>
    <w:p w14:paraId="2992AADF" w14:textId="1C008357" w:rsidR="00F84A3E" w:rsidRPr="006D2ECE" w:rsidRDefault="00F84A3E" w:rsidP="00F84A3E">
      <w:pPr>
        <w:spacing w:after="0"/>
        <w:ind w:firstLine="720"/>
        <w:rPr>
          <w:rFonts w:ascii="Times New Roman" w:hAnsi="Times New Roman" w:cs="Times New Roman"/>
        </w:rPr>
      </w:pPr>
      <w:commentRangeStart w:id="1"/>
      <w:del w:id="2" w:author="Erica Ryan" w:date="2023-09-10T11:50:00Z">
        <w:r w:rsidRPr="006D2ECE" w:rsidDel="007314BB">
          <w:rPr>
            <w:rFonts w:ascii="Times New Roman" w:hAnsi="Times New Roman" w:cs="Times New Roman"/>
          </w:rPr>
          <w:delText xml:space="preserve">I witnessed firsthand the impact of economic </w:delText>
        </w:r>
        <w:r w:rsidR="000A03AD" w:rsidDel="007314BB">
          <w:rPr>
            <w:rFonts w:ascii="Times New Roman" w:hAnsi="Times New Roman" w:cs="Times New Roman"/>
          </w:rPr>
          <w:delText>forces</w:delText>
        </w:r>
        <w:r w:rsidRPr="006D2ECE" w:rsidDel="007314BB">
          <w:rPr>
            <w:rFonts w:ascii="Times New Roman" w:hAnsi="Times New Roman" w:cs="Times New Roman"/>
          </w:rPr>
          <w:delText xml:space="preserve"> on communities</w:delText>
        </w:r>
        <w:r w:rsidR="000A03AD" w:rsidDel="007314BB">
          <w:rPr>
            <w:rFonts w:ascii="Times New Roman" w:hAnsi="Times New Roman" w:cs="Times New Roman"/>
          </w:rPr>
          <w:delText xml:space="preserve"> while g</w:delText>
        </w:r>
      </w:del>
      <w:ins w:id="3" w:author="Erica Ryan" w:date="2023-09-10T11:50:00Z">
        <w:r w:rsidR="007314BB">
          <w:rPr>
            <w:rFonts w:ascii="Times New Roman" w:hAnsi="Times New Roman" w:cs="Times New Roman"/>
          </w:rPr>
          <w:t>G</w:t>
        </w:r>
      </w:ins>
      <w:r w:rsidR="000A03AD">
        <w:rPr>
          <w:rFonts w:ascii="Times New Roman" w:hAnsi="Times New Roman" w:cs="Times New Roman"/>
        </w:rPr>
        <w:t>rowing up in post-recession Chicago</w:t>
      </w:r>
      <w:ins w:id="4" w:author="Erica Ryan" w:date="2023-09-10T11:50:00Z">
        <w:r w:rsidR="007314BB">
          <w:rPr>
            <w:rFonts w:ascii="Times New Roman" w:hAnsi="Times New Roman" w:cs="Times New Roman"/>
          </w:rPr>
          <w:t xml:space="preserve">, </w:t>
        </w:r>
        <w:r w:rsidR="007314BB" w:rsidRPr="006D2ECE">
          <w:rPr>
            <w:rFonts w:ascii="Times New Roman" w:hAnsi="Times New Roman" w:cs="Times New Roman"/>
          </w:rPr>
          <w:t xml:space="preserve">I witnessed firsthand </w:t>
        </w:r>
        <w:commentRangeStart w:id="5"/>
        <w:r w:rsidR="007314BB" w:rsidRPr="006D2ECE">
          <w:rPr>
            <w:rFonts w:ascii="Times New Roman" w:hAnsi="Times New Roman" w:cs="Times New Roman"/>
          </w:rPr>
          <w:t xml:space="preserve">the impact of economic </w:t>
        </w:r>
        <w:r w:rsidR="007314BB">
          <w:rPr>
            <w:rFonts w:ascii="Times New Roman" w:hAnsi="Times New Roman" w:cs="Times New Roman"/>
          </w:rPr>
          <w:t>forces</w:t>
        </w:r>
        <w:r w:rsidR="007314BB" w:rsidRPr="006D2ECE">
          <w:rPr>
            <w:rFonts w:ascii="Times New Roman" w:hAnsi="Times New Roman" w:cs="Times New Roman"/>
          </w:rPr>
          <w:t xml:space="preserve"> on communities</w:t>
        </w:r>
      </w:ins>
      <w:commentRangeEnd w:id="5"/>
      <w:ins w:id="6" w:author="Erica Ryan" w:date="2023-09-10T11:51:00Z">
        <w:r w:rsidR="007314BB">
          <w:rPr>
            <w:rStyle w:val="CommentReference"/>
            <w:kern w:val="0"/>
            <w14:ligatures w14:val="none"/>
          </w:rPr>
          <w:commentReference w:id="5"/>
        </w:r>
      </w:ins>
      <w:r w:rsidRPr="006D2ECE">
        <w:rPr>
          <w:rFonts w:ascii="Times New Roman" w:hAnsi="Times New Roman" w:cs="Times New Roman"/>
        </w:rPr>
        <w:t xml:space="preserve">. </w:t>
      </w:r>
      <w:r w:rsidR="00E06101">
        <w:rPr>
          <w:rFonts w:ascii="Times New Roman" w:hAnsi="Times New Roman" w:cs="Times New Roman"/>
        </w:rPr>
        <w:t>As a research assistant</w:t>
      </w:r>
      <w:r w:rsidRPr="0099737E">
        <w:rPr>
          <w:rFonts w:ascii="Times New Roman" w:hAnsi="Times New Roman" w:cs="Times New Roman"/>
        </w:rPr>
        <w:t xml:space="preserve"> at the </w:t>
      </w:r>
      <w:r w:rsidR="00083C5E">
        <w:rPr>
          <w:rFonts w:ascii="Times New Roman" w:hAnsi="Times New Roman" w:cs="Times New Roman"/>
        </w:rPr>
        <w:t xml:space="preserve">Board of Governors of the </w:t>
      </w:r>
      <w:r w:rsidR="00083C5E" w:rsidRPr="0099737E">
        <w:rPr>
          <w:rFonts w:ascii="Times New Roman" w:hAnsi="Times New Roman" w:cs="Times New Roman"/>
        </w:rPr>
        <w:t>Federal Reserve</w:t>
      </w:r>
      <w:r w:rsidR="00E06101">
        <w:rPr>
          <w:rFonts w:ascii="Times New Roman" w:hAnsi="Times New Roman" w:cs="Times New Roman"/>
        </w:rPr>
        <w:t xml:space="preserve">, I </w:t>
      </w:r>
      <w:r w:rsidR="000A03AD">
        <w:rPr>
          <w:rFonts w:ascii="Times New Roman" w:hAnsi="Times New Roman" w:cs="Times New Roman"/>
        </w:rPr>
        <w:t>saw</w:t>
      </w:r>
      <w:r w:rsidR="00E06101">
        <w:rPr>
          <w:rFonts w:ascii="Times New Roman" w:hAnsi="Times New Roman" w:cs="Times New Roman"/>
        </w:rPr>
        <w:t xml:space="preserve"> how quantitative economic models can </w:t>
      </w:r>
      <w:r w:rsidR="00083C5E">
        <w:rPr>
          <w:rFonts w:ascii="Times New Roman" w:hAnsi="Times New Roman" w:cs="Times New Roman"/>
        </w:rPr>
        <w:t>measure the effects of</w:t>
      </w:r>
      <w:r w:rsidR="00E06101">
        <w:rPr>
          <w:rFonts w:ascii="Times New Roman" w:hAnsi="Times New Roman" w:cs="Times New Roman"/>
        </w:rPr>
        <w:t xml:space="preserve"> </w:t>
      </w:r>
      <w:r w:rsidR="000A03AD">
        <w:rPr>
          <w:rFonts w:ascii="Times New Roman" w:hAnsi="Times New Roman" w:cs="Times New Roman"/>
        </w:rPr>
        <w:t>policy to the benefit of the public at large. I</w:t>
      </w:r>
      <w:r w:rsidR="00E034E5">
        <w:rPr>
          <w:rFonts w:ascii="Times New Roman" w:hAnsi="Times New Roman" w:cs="Times New Roman"/>
        </w:rPr>
        <w:t>nspired</w:t>
      </w:r>
      <w:r w:rsidR="000A03AD">
        <w:rPr>
          <w:rFonts w:ascii="Times New Roman" w:hAnsi="Times New Roman" w:cs="Times New Roman"/>
        </w:rPr>
        <w:t xml:space="preserve"> by my experiences working on economic research, my coursework in economics and math, and my personal experiences living in Chicago and Washington, D.C., I hope to </w:t>
      </w:r>
      <w:r w:rsidRPr="0099737E">
        <w:rPr>
          <w:rFonts w:ascii="Times New Roman" w:hAnsi="Times New Roman" w:cs="Times New Roman"/>
        </w:rPr>
        <w:t>become a research economist specializing in housing and urban economics.</w:t>
      </w:r>
      <w:r w:rsidR="00E06101">
        <w:rPr>
          <w:rFonts w:ascii="Times New Roman" w:hAnsi="Times New Roman" w:cs="Times New Roman"/>
        </w:rPr>
        <w:t xml:space="preserve"> </w:t>
      </w:r>
      <w:r w:rsidRPr="006D2ECE">
        <w:rPr>
          <w:rFonts w:ascii="Times New Roman" w:hAnsi="Times New Roman" w:cs="Times New Roman"/>
        </w:rPr>
        <w:t xml:space="preserve">I believe I am an excellent candidate to join the 2024 economics Ph.D. cohort at </w:t>
      </w:r>
      <w:r w:rsidRPr="006D2ECE">
        <w:rPr>
          <w:rFonts w:ascii="Times New Roman" w:hAnsi="Times New Roman" w:cs="Times New Roman"/>
          <w:color w:val="FF0000"/>
          <w:highlight w:val="yellow"/>
          <w:u w:val="single"/>
        </w:rPr>
        <w:t>UNIVERSITY</w:t>
      </w:r>
      <w:r w:rsidRPr="006D2ECE">
        <w:rPr>
          <w:rFonts w:ascii="Times New Roman" w:hAnsi="Times New Roman" w:cs="Times New Roman"/>
        </w:rPr>
        <w:t>.</w:t>
      </w:r>
      <w:commentRangeEnd w:id="1"/>
      <w:r w:rsidR="007314BB">
        <w:rPr>
          <w:rStyle w:val="CommentReference"/>
          <w:kern w:val="0"/>
          <w14:ligatures w14:val="none"/>
        </w:rPr>
        <w:commentReference w:id="1"/>
      </w:r>
    </w:p>
    <w:p w14:paraId="1AE5E90F" w14:textId="45B3BE9F" w:rsidR="00F84A3E" w:rsidRPr="006D2ECE" w:rsidRDefault="00F84A3E" w:rsidP="00F84A3E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I graduated cum laude from the University of Illinois at Urbana-Champaign (UIUC) with degrees in Econometrics &amp; Quantitative Economics (B.S.) and Political Science (B.A</w:t>
      </w:r>
      <w:r w:rsidR="00E42D80">
        <w:rPr>
          <w:rFonts w:ascii="Times New Roman" w:hAnsi="Times New Roman" w:cs="Times New Roman"/>
        </w:rPr>
        <w:t>.</w:t>
      </w:r>
      <w:r w:rsidRPr="006D2ECE">
        <w:rPr>
          <w:rFonts w:ascii="Times New Roman" w:hAnsi="Times New Roman" w:cs="Times New Roman"/>
        </w:rPr>
        <w:t xml:space="preserve">). My coursework included multivariable calculus, linear algebra, micro- and macroeconomic theory, and multiple econometrics and statistics classes. I have also taken </w:t>
      </w:r>
      <w:del w:id="7" w:author="Erica Ryan" w:date="2023-09-10T11:54:00Z">
        <w:r w:rsidRPr="006D2ECE" w:rsidDel="007314BB">
          <w:rPr>
            <w:rFonts w:ascii="Times New Roman" w:hAnsi="Times New Roman" w:cs="Times New Roman"/>
          </w:rPr>
          <w:delText xml:space="preserve">a </w:delText>
        </w:r>
      </w:del>
      <w:r w:rsidRPr="006D2ECE">
        <w:rPr>
          <w:rFonts w:ascii="Times New Roman" w:hAnsi="Times New Roman" w:cs="Times New Roman"/>
        </w:rPr>
        <w:t xml:space="preserve">graduate-level </w:t>
      </w:r>
      <w:del w:id="8" w:author="Erica Ryan" w:date="2023-09-10T11:54:00Z">
        <w:r w:rsidRPr="006D2ECE" w:rsidDel="007314BB">
          <w:rPr>
            <w:rFonts w:ascii="Times New Roman" w:hAnsi="Times New Roman" w:cs="Times New Roman"/>
          </w:rPr>
          <w:delText xml:space="preserve">course in </w:delText>
        </w:r>
      </w:del>
      <w:r w:rsidRPr="006D2ECE">
        <w:rPr>
          <w:rFonts w:ascii="Times New Roman" w:hAnsi="Times New Roman" w:cs="Times New Roman"/>
        </w:rPr>
        <w:t xml:space="preserve">real analysis at Johns Hopkins University while working full time. </w:t>
      </w:r>
      <w:commentRangeStart w:id="9"/>
      <w:r w:rsidRPr="006D2ECE">
        <w:rPr>
          <w:rFonts w:ascii="Times New Roman" w:hAnsi="Times New Roman" w:cs="Times New Roman"/>
        </w:rPr>
        <w:t xml:space="preserve">These </w:t>
      </w:r>
      <w:del w:id="10" w:author="Erica Ryan" w:date="2023-09-10T11:54:00Z">
        <w:r w:rsidRPr="006D2ECE" w:rsidDel="007314BB">
          <w:rPr>
            <w:rFonts w:ascii="Times New Roman" w:hAnsi="Times New Roman" w:cs="Times New Roman"/>
          </w:rPr>
          <w:delText xml:space="preserve">classes </w:delText>
        </w:r>
      </w:del>
      <w:ins w:id="11" w:author="Erica Ryan" w:date="2023-09-10T11:54:00Z">
        <w:r w:rsidR="007314BB">
          <w:rPr>
            <w:rFonts w:ascii="Times New Roman" w:hAnsi="Times New Roman" w:cs="Times New Roman"/>
          </w:rPr>
          <w:t>courses</w:t>
        </w:r>
        <w:r w:rsidR="007314BB" w:rsidRPr="006D2ECE">
          <w:rPr>
            <w:rFonts w:ascii="Times New Roman" w:hAnsi="Times New Roman" w:cs="Times New Roman"/>
          </w:rPr>
          <w:t xml:space="preserve"> </w:t>
        </w:r>
      </w:ins>
      <w:r w:rsidRPr="006D2ECE">
        <w:rPr>
          <w:rFonts w:ascii="Times New Roman" w:hAnsi="Times New Roman" w:cs="Times New Roman"/>
        </w:rPr>
        <w:t xml:space="preserve">have solidified my interest in the quantitative methods that the field </w:t>
      </w:r>
      <w:r w:rsidR="00637AE0">
        <w:rPr>
          <w:rFonts w:ascii="Times New Roman" w:hAnsi="Times New Roman" w:cs="Times New Roman"/>
        </w:rPr>
        <w:t>uses and builds</w:t>
      </w:r>
      <w:r w:rsidR="00E42D80">
        <w:rPr>
          <w:rFonts w:ascii="Times New Roman" w:hAnsi="Times New Roman" w:cs="Times New Roman"/>
        </w:rPr>
        <w:t>, allowing me to answer real-world questions rigorously and methodologically</w:t>
      </w:r>
      <w:r w:rsidRPr="006D2ECE">
        <w:rPr>
          <w:rFonts w:ascii="Times New Roman" w:hAnsi="Times New Roman" w:cs="Times New Roman"/>
        </w:rPr>
        <w:t xml:space="preserve">. But it was my professional and research experiences that truly solidified my desire to pursue a doctorate in economics. </w:t>
      </w:r>
      <w:commentRangeEnd w:id="9"/>
      <w:r w:rsidR="007314BB">
        <w:rPr>
          <w:rStyle w:val="CommentReference"/>
          <w:kern w:val="0"/>
          <w14:ligatures w14:val="none"/>
        </w:rPr>
        <w:commentReference w:id="9"/>
      </w:r>
    </w:p>
    <w:p w14:paraId="012AAA83" w14:textId="04240DD0" w:rsidR="00F84A3E" w:rsidRPr="006D2ECE" w:rsidRDefault="00F84A3E" w:rsidP="00F84A3E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>During the summer after my sophomore year, I interned for Americans for Financial Reform (AFR), a policy think tank in Washington, D.C.</w:t>
      </w:r>
      <w:ins w:id="12" w:author="Erica Ryan" w:date="2023-09-10T11:57:00Z">
        <w:r w:rsidR="007314BB">
          <w:rPr>
            <w:rFonts w:ascii="Times New Roman" w:hAnsi="Times New Roman" w:cs="Times New Roman"/>
          </w:rPr>
          <w:t xml:space="preserve"> where</w:t>
        </w:r>
      </w:ins>
      <w:r w:rsidRPr="006D2ECE">
        <w:rPr>
          <w:rFonts w:ascii="Times New Roman" w:hAnsi="Times New Roman" w:cs="Times New Roman"/>
        </w:rPr>
        <w:t xml:space="preserve"> I worked on campaigns for financial regulatory policy with an eye toward regulating private equity investment. </w:t>
      </w:r>
      <w:commentRangeStart w:id="13"/>
      <w:r w:rsidRPr="006D2ECE">
        <w:rPr>
          <w:rFonts w:ascii="Times New Roman" w:hAnsi="Times New Roman" w:cs="Times New Roman"/>
        </w:rPr>
        <w:t>As a child of the 2008 recession</w:t>
      </w:r>
      <w:commentRangeEnd w:id="13"/>
      <w:r w:rsidR="007314BB">
        <w:rPr>
          <w:rStyle w:val="CommentReference"/>
          <w:kern w:val="0"/>
          <w14:ligatures w14:val="none"/>
        </w:rPr>
        <w:commentReference w:id="13"/>
      </w:r>
      <w:r w:rsidRPr="006D2ECE">
        <w:rPr>
          <w:rFonts w:ascii="Times New Roman" w:hAnsi="Times New Roman" w:cs="Times New Roman"/>
        </w:rPr>
        <w:t xml:space="preserve">, I </w:t>
      </w:r>
      <w:commentRangeStart w:id="14"/>
      <w:r w:rsidRPr="006D2ECE">
        <w:rPr>
          <w:rFonts w:ascii="Times New Roman" w:hAnsi="Times New Roman" w:cs="Times New Roman"/>
        </w:rPr>
        <w:t>relished</w:t>
      </w:r>
      <w:commentRangeEnd w:id="14"/>
      <w:r w:rsidR="007314BB">
        <w:rPr>
          <w:rStyle w:val="CommentReference"/>
          <w:kern w:val="0"/>
          <w14:ligatures w14:val="none"/>
        </w:rPr>
        <w:commentReference w:id="14"/>
      </w:r>
      <w:r w:rsidRPr="006D2ECE">
        <w:rPr>
          <w:rFonts w:ascii="Times New Roman" w:hAnsi="Times New Roman" w:cs="Times New Roman"/>
        </w:rPr>
        <w:t xml:space="preserve"> the opportunity to learn </w:t>
      </w:r>
      <w:r w:rsidR="00C826B2">
        <w:rPr>
          <w:rFonts w:ascii="Times New Roman" w:hAnsi="Times New Roman" w:cs="Times New Roman"/>
        </w:rPr>
        <w:t xml:space="preserve">about </w:t>
      </w:r>
      <w:r w:rsidRPr="006D2ECE">
        <w:rPr>
          <w:rFonts w:ascii="Times New Roman" w:hAnsi="Times New Roman" w:cs="Times New Roman"/>
        </w:rPr>
        <w:t xml:space="preserve">the intricacies of consumer finance, gaining insight into the cause of </w:t>
      </w:r>
      <w:commentRangeStart w:id="15"/>
      <w:r w:rsidRPr="006D2ECE">
        <w:rPr>
          <w:rFonts w:ascii="Times New Roman" w:hAnsi="Times New Roman" w:cs="Times New Roman"/>
        </w:rPr>
        <w:t xml:space="preserve">so much economic pain </w:t>
      </w:r>
      <w:commentRangeEnd w:id="15"/>
      <w:r w:rsidR="00FB09B3">
        <w:rPr>
          <w:rStyle w:val="CommentReference"/>
          <w:kern w:val="0"/>
          <w14:ligatures w14:val="none"/>
        </w:rPr>
        <w:commentReference w:id="15"/>
      </w:r>
      <w:r w:rsidRPr="006D2ECE">
        <w:rPr>
          <w:rFonts w:ascii="Times New Roman" w:hAnsi="Times New Roman" w:cs="Times New Roman"/>
        </w:rPr>
        <w:t xml:space="preserve">I </w:t>
      </w:r>
      <w:r w:rsidR="00645B2D" w:rsidRPr="006D2ECE">
        <w:rPr>
          <w:rFonts w:ascii="Times New Roman" w:hAnsi="Times New Roman" w:cs="Times New Roman"/>
        </w:rPr>
        <w:t>observed</w:t>
      </w:r>
      <w:r w:rsidRPr="006D2ECE">
        <w:rPr>
          <w:rFonts w:ascii="Times New Roman" w:hAnsi="Times New Roman" w:cs="Times New Roman"/>
        </w:rPr>
        <w:t xml:space="preserve"> </w:t>
      </w:r>
      <w:r w:rsidR="00645B2D">
        <w:rPr>
          <w:rFonts w:ascii="Times New Roman" w:hAnsi="Times New Roman" w:cs="Times New Roman"/>
        </w:rPr>
        <w:t>in my own community</w:t>
      </w:r>
      <w:r w:rsidRPr="006D2ECE">
        <w:rPr>
          <w:rFonts w:ascii="Times New Roman" w:hAnsi="Times New Roman" w:cs="Times New Roman"/>
        </w:rPr>
        <w:t xml:space="preserve">. But I found myself </w:t>
      </w:r>
      <w:commentRangeStart w:id="16"/>
      <w:r w:rsidRPr="006D2ECE">
        <w:rPr>
          <w:rFonts w:ascii="Times New Roman" w:hAnsi="Times New Roman" w:cs="Times New Roman"/>
        </w:rPr>
        <w:t>yearning</w:t>
      </w:r>
      <w:commentRangeEnd w:id="16"/>
      <w:r w:rsidR="00FB09B3">
        <w:rPr>
          <w:rStyle w:val="CommentReference"/>
          <w:kern w:val="0"/>
          <w14:ligatures w14:val="none"/>
        </w:rPr>
        <w:commentReference w:id="16"/>
      </w:r>
      <w:r w:rsidRPr="006D2ECE">
        <w:rPr>
          <w:rFonts w:ascii="Times New Roman" w:hAnsi="Times New Roman" w:cs="Times New Roman"/>
        </w:rPr>
        <w:t xml:space="preserve"> not only to interpret other academics’ research but to be able to answer economic policy questions myself. Inspired by my time with AFR, I wrote two papers on policy-specific topics for upper-level economics courses. </w:t>
      </w:r>
    </w:p>
    <w:p w14:paraId="5CDC10B2" w14:textId="7C6CB701" w:rsidR="00F84A3E" w:rsidRPr="006D2ECE" w:rsidRDefault="00F84A3E" w:rsidP="00F84A3E">
      <w:pPr>
        <w:spacing w:after="0"/>
        <w:ind w:firstLine="720"/>
        <w:rPr>
          <w:rFonts w:ascii="Times New Roman" w:hAnsi="Times New Roman" w:cs="Times New Roman"/>
        </w:rPr>
      </w:pPr>
      <w:r w:rsidRPr="006D2ECE">
        <w:rPr>
          <w:rFonts w:ascii="Times New Roman" w:hAnsi="Times New Roman" w:cs="Times New Roman"/>
        </w:rPr>
        <w:t xml:space="preserve">The first </w:t>
      </w:r>
      <w:ins w:id="17" w:author="Erica Ryan" w:date="2023-09-10T12:01:00Z">
        <w:r w:rsidR="00FB09B3">
          <w:rPr>
            <w:rFonts w:ascii="Times New Roman" w:hAnsi="Times New Roman" w:cs="Times New Roman"/>
          </w:rPr>
          <w:t xml:space="preserve">of these papers </w:t>
        </w:r>
      </w:ins>
      <w:r w:rsidRPr="006D2ECE">
        <w:rPr>
          <w:rFonts w:ascii="Times New Roman" w:hAnsi="Times New Roman" w:cs="Times New Roman"/>
        </w:rPr>
        <w:t xml:space="preserve">focused on the effects of the 2008 Medicaid expansion in Oregon for Professor Eun Yi Chung. </w:t>
      </w:r>
      <w:commentRangeStart w:id="18"/>
      <w:r w:rsidRPr="006D2ECE">
        <w:rPr>
          <w:rFonts w:ascii="Times New Roman" w:hAnsi="Times New Roman" w:cs="Times New Roman"/>
        </w:rPr>
        <w:t xml:space="preserve">While not specifically related to consumer finance, </w:t>
      </w:r>
      <w:commentRangeEnd w:id="18"/>
      <w:r w:rsidR="00FB09B3">
        <w:rPr>
          <w:rStyle w:val="CommentReference"/>
          <w:kern w:val="0"/>
          <w14:ligatures w14:val="none"/>
        </w:rPr>
        <w:commentReference w:id="18"/>
      </w:r>
      <w:r w:rsidR="008459B0">
        <w:rPr>
          <w:rFonts w:ascii="Times New Roman" w:hAnsi="Times New Roman" w:cs="Times New Roman"/>
        </w:rPr>
        <w:t xml:space="preserve">I learned </w:t>
      </w:r>
      <w:r w:rsidRPr="006D2ECE">
        <w:rPr>
          <w:rFonts w:ascii="Times New Roman" w:hAnsi="Times New Roman" w:cs="Times New Roman"/>
        </w:rPr>
        <w:t xml:space="preserve">about quantitative policy analysis and causal inference using a randomized </w:t>
      </w:r>
      <w:commentRangeStart w:id="19"/>
      <w:r w:rsidRPr="006D2ECE">
        <w:rPr>
          <w:rFonts w:ascii="Times New Roman" w:hAnsi="Times New Roman" w:cs="Times New Roman"/>
        </w:rPr>
        <w:t>experiment</w:t>
      </w:r>
      <w:commentRangeEnd w:id="19"/>
      <w:r w:rsidR="00FB09B3">
        <w:rPr>
          <w:rStyle w:val="CommentReference"/>
          <w:kern w:val="0"/>
          <w14:ligatures w14:val="none"/>
        </w:rPr>
        <w:commentReference w:id="19"/>
      </w:r>
      <w:r w:rsidRPr="006D2ECE">
        <w:rPr>
          <w:rFonts w:ascii="Times New Roman" w:hAnsi="Times New Roman" w:cs="Times New Roman"/>
        </w:rPr>
        <w:t xml:space="preserve">. </w:t>
      </w:r>
      <w:ins w:id="20" w:author="Erica Ryan" w:date="2023-09-10T12:04:00Z">
        <w:r w:rsidR="00FB09B3">
          <w:rPr>
            <w:rFonts w:ascii="Times New Roman" w:hAnsi="Times New Roman" w:cs="Times New Roman"/>
          </w:rPr>
          <w:t xml:space="preserve">In </w:t>
        </w:r>
      </w:ins>
      <w:del w:id="21" w:author="Erica Ryan" w:date="2023-09-10T12:04:00Z">
        <w:r w:rsidRPr="006D2ECE" w:rsidDel="00FB09B3">
          <w:rPr>
            <w:rFonts w:ascii="Times New Roman" w:hAnsi="Times New Roman" w:cs="Times New Roman"/>
          </w:rPr>
          <w:delText>T</w:delText>
        </w:r>
      </w:del>
      <w:ins w:id="22" w:author="Erica Ryan" w:date="2023-09-10T12:04:00Z">
        <w:r w:rsidR="00FB09B3">
          <w:rPr>
            <w:rFonts w:ascii="Times New Roman" w:hAnsi="Times New Roman" w:cs="Times New Roman"/>
          </w:rPr>
          <w:t>t</w:t>
        </w:r>
      </w:ins>
      <w:r w:rsidRPr="006D2ECE">
        <w:rPr>
          <w:rFonts w:ascii="Times New Roman" w:hAnsi="Times New Roman" w:cs="Times New Roman"/>
        </w:rPr>
        <w:t xml:space="preserve">he second paper </w:t>
      </w:r>
      <w:del w:id="23" w:author="Erica Ryan" w:date="2023-09-10T12:04:00Z">
        <w:r w:rsidRPr="006D2ECE" w:rsidDel="00FB09B3">
          <w:rPr>
            <w:rFonts w:ascii="Times New Roman" w:hAnsi="Times New Roman" w:cs="Times New Roman"/>
          </w:rPr>
          <w:delText xml:space="preserve">was for my senior-year course on machine learning in economics. </w:delText>
        </w:r>
      </w:del>
      <w:r w:rsidRPr="006D2ECE">
        <w:rPr>
          <w:rFonts w:ascii="Times New Roman" w:hAnsi="Times New Roman" w:cs="Times New Roman"/>
        </w:rPr>
        <w:t xml:space="preserve">I leveraged public </w:t>
      </w:r>
      <w:commentRangeStart w:id="24"/>
      <w:r w:rsidRPr="006D2ECE">
        <w:rPr>
          <w:rFonts w:ascii="Times New Roman" w:hAnsi="Times New Roman" w:cs="Times New Roman"/>
        </w:rPr>
        <w:t xml:space="preserve">HMDA data </w:t>
      </w:r>
      <w:commentRangeEnd w:id="24"/>
      <w:r w:rsidR="00FB09B3">
        <w:rPr>
          <w:rStyle w:val="CommentReference"/>
          <w:kern w:val="0"/>
          <w14:ligatures w14:val="none"/>
        </w:rPr>
        <w:commentReference w:id="24"/>
      </w:r>
      <w:r w:rsidRPr="006D2ECE">
        <w:rPr>
          <w:rFonts w:ascii="Times New Roman" w:hAnsi="Times New Roman" w:cs="Times New Roman"/>
        </w:rPr>
        <w:t>to measure racial discrimination in mortgage lending using machine learning methods</w:t>
      </w:r>
      <w:ins w:id="25" w:author="Erica Ryan" w:date="2023-09-10T12:04:00Z">
        <w:r w:rsidR="00FB09B3">
          <w:rPr>
            <w:rFonts w:ascii="Times New Roman" w:hAnsi="Times New Roman" w:cs="Times New Roman"/>
          </w:rPr>
          <w:t xml:space="preserve"> for one of my senior level courses</w:t>
        </w:r>
      </w:ins>
      <w:r w:rsidRPr="006D2ECE">
        <w:rPr>
          <w:rFonts w:ascii="Times New Roman" w:hAnsi="Times New Roman" w:cs="Times New Roman"/>
        </w:rPr>
        <w:t>. I found the process both academically intriguing and personally fulfilling</w:t>
      </w:r>
      <w:del w:id="26" w:author="Erica Ryan" w:date="2023-09-10T12:05:00Z">
        <w:r w:rsidRPr="006D2ECE" w:rsidDel="00FB09B3">
          <w:rPr>
            <w:rFonts w:ascii="Times New Roman" w:hAnsi="Times New Roman" w:cs="Times New Roman"/>
          </w:rPr>
          <w:delText xml:space="preserve">: </w:delText>
        </w:r>
      </w:del>
      <w:ins w:id="27" w:author="Erica Ryan" w:date="2023-09-10T12:05:00Z">
        <w:r w:rsidR="00FB09B3">
          <w:rPr>
            <w:rFonts w:ascii="Times New Roman" w:hAnsi="Times New Roman" w:cs="Times New Roman"/>
          </w:rPr>
          <w:t xml:space="preserve"> </w:t>
        </w:r>
        <w:proofErr w:type="gramStart"/>
        <w:r w:rsidR="00FB09B3">
          <w:rPr>
            <w:rFonts w:ascii="Times New Roman" w:hAnsi="Times New Roman" w:cs="Times New Roman"/>
          </w:rPr>
          <w:t>given(</w:t>
        </w:r>
        <w:proofErr w:type="gramEnd"/>
        <w:r w:rsidR="00FB09B3">
          <w:rPr>
            <w:rFonts w:ascii="Times New Roman" w:hAnsi="Times New Roman" w:cs="Times New Roman"/>
          </w:rPr>
          <w:t>or since) I was</w:t>
        </w:r>
        <w:r w:rsidR="00FB09B3" w:rsidRPr="006D2ECE">
          <w:rPr>
            <w:rFonts w:ascii="Times New Roman" w:hAnsi="Times New Roman" w:cs="Times New Roman"/>
          </w:rPr>
          <w:t xml:space="preserve"> </w:t>
        </w:r>
      </w:ins>
      <w:r w:rsidRPr="006D2ECE">
        <w:rPr>
          <w:rFonts w:ascii="Times New Roman" w:hAnsi="Times New Roman" w:cs="Times New Roman"/>
        </w:rPr>
        <w:t>not only</w:t>
      </w:r>
      <w:ins w:id="28" w:author="Erica Ryan" w:date="2023-09-10T12:05:00Z">
        <w:r w:rsidR="00FB09B3">
          <w:rPr>
            <w:rFonts w:ascii="Times New Roman" w:hAnsi="Times New Roman" w:cs="Times New Roman"/>
          </w:rPr>
          <w:t xml:space="preserve"> </w:t>
        </w:r>
      </w:ins>
      <w:del w:id="29" w:author="Erica Ryan" w:date="2023-09-10T12:05:00Z">
        <w:r w:rsidRPr="006D2ECE" w:rsidDel="00FB09B3">
          <w:rPr>
            <w:rFonts w:ascii="Times New Roman" w:hAnsi="Times New Roman" w:cs="Times New Roman"/>
          </w:rPr>
          <w:delText xml:space="preserve"> was I </w:delText>
        </w:r>
      </w:del>
      <w:r w:rsidRPr="006D2ECE">
        <w:rPr>
          <w:rFonts w:ascii="Times New Roman" w:hAnsi="Times New Roman" w:cs="Times New Roman"/>
        </w:rPr>
        <w:t xml:space="preserve">engaging with interesting literature on </w:t>
      </w:r>
      <w:r w:rsidR="00E42D80">
        <w:rPr>
          <w:rFonts w:ascii="Times New Roman" w:hAnsi="Times New Roman" w:cs="Times New Roman"/>
        </w:rPr>
        <w:t>mortgage discrimination</w:t>
      </w:r>
      <w:r w:rsidRPr="006D2ECE">
        <w:rPr>
          <w:rFonts w:ascii="Times New Roman" w:hAnsi="Times New Roman" w:cs="Times New Roman"/>
        </w:rPr>
        <w:t>, but I was also working on a topic I care</w:t>
      </w:r>
      <w:r w:rsidR="00AB0A0E" w:rsidRPr="00AB0A0E">
        <w:rPr>
          <w:rFonts w:ascii="Times New Roman" w:hAnsi="Times New Roman" w:cs="Times New Roman"/>
        </w:rPr>
        <w:t xml:space="preserve"> </w:t>
      </w:r>
      <w:r w:rsidR="00AB0A0E" w:rsidRPr="006D2ECE">
        <w:rPr>
          <w:rFonts w:ascii="Times New Roman" w:hAnsi="Times New Roman" w:cs="Times New Roman"/>
        </w:rPr>
        <w:t>about</w:t>
      </w:r>
      <w:r w:rsidRPr="006D2ECE">
        <w:rPr>
          <w:rFonts w:ascii="Times New Roman" w:hAnsi="Times New Roman" w:cs="Times New Roman"/>
        </w:rPr>
        <w:t xml:space="preserve"> deeply having grown up in a</w:t>
      </w:r>
      <w:r w:rsidR="00AB0A0E">
        <w:rPr>
          <w:rFonts w:ascii="Times New Roman" w:hAnsi="Times New Roman" w:cs="Times New Roman"/>
        </w:rPr>
        <w:t>n</w:t>
      </w:r>
      <w:r w:rsidRPr="006D2ECE">
        <w:rPr>
          <w:rFonts w:ascii="Times New Roman" w:hAnsi="Times New Roman" w:cs="Times New Roman"/>
        </w:rPr>
        <w:t xml:space="preserve"> historically segregated city.</w:t>
      </w:r>
      <w:commentRangeStart w:id="30"/>
      <w:r w:rsidRPr="006D2ECE">
        <w:rPr>
          <w:rFonts w:ascii="Times New Roman" w:hAnsi="Times New Roman" w:cs="Times New Roman"/>
        </w:rPr>
        <w:t xml:space="preserve"> The process of writing both of these papers inspired me to pursue economic research professionally. </w:t>
      </w:r>
      <w:commentRangeEnd w:id="30"/>
      <w:r w:rsidR="00FB09B3">
        <w:rPr>
          <w:rStyle w:val="CommentReference"/>
          <w:kern w:val="0"/>
          <w14:ligatures w14:val="none"/>
        </w:rPr>
        <w:commentReference w:id="30"/>
      </w:r>
    </w:p>
    <w:p w14:paraId="1921C0FF" w14:textId="49D66A77" w:rsidR="004D5D2D" w:rsidRDefault="00B707A4" w:rsidP="00F84A3E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</w:t>
      </w:r>
      <w:r w:rsidR="008F3A47">
        <w:rPr>
          <w:rFonts w:ascii="Times New Roman" w:hAnsi="Times New Roman" w:cs="Times New Roman"/>
        </w:rPr>
        <w:t xml:space="preserve"> I contemplated a future career in economics, </w:t>
      </w:r>
      <w:r w:rsidR="00645B2D">
        <w:rPr>
          <w:rFonts w:ascii="Times New Roman" w:hAnsi="Times New Roman" w:cs="Times New Roman"/>
        </w:rPr>
        <w:t xml:space="preserve">I </w:t>
      </w:r>
      <w:del w:id="31" w:author="Erica Ryan" w:date="2023-09-10T12:06:00Z">
        <w:r w:rsidR="008F3A47" w:rsidDel="00FB09B3">
          <w:rPr>
            <w:rFonts w:ascii="Times New Roman" w:hAnsi="Times New Roman" w:cs="Times New Roman"/>
          </w:rPr>
          <w:delText xml:space="preserve">accepted </w:delText>
        </w:r>
      </w:del>
      <w:ins w:id="32" w:author="Erica Ryan" w:date="2023-09-10T12:06:00Z">
        <w:r w:rsidR="00FB09B3">
          <w:rPr>
            <w:rFonts w:ascii="Times New Roman" w:hAnsi="Times New Roman" w:cs="Times New Roman"/>
          </w:rPr>
          <w:t xml:space="preserve">decided to start </w:t>
        </w:r>
      </w:ins>
      <w:r w:rsidR="008F3A47">
        <w:rPr>
          <w:rFonts w:ascii="Times New Roman" w:hAnsi="Times New Roman" w:cs="Times New Roman"/>
        </w:rPr>
        <w:t>a position as a</w:t>
      </w:r>
      <w:r w:rsidR="00645B2D">
        <w:rPr>
          <w:rFonts w:ascii="Times New Roman" w:hAnsi="Times New Roman" w:cs="Times New Roman"/>
        </w:rPr>
        <w:t xml:space="preserve"> research assistant at the Federal Reserve Board of Governors. I wanted to learn more about what economists did while</w:t>
      </w:r>
      <w:r w:rsidR="003A7CB0">
        <w:rPr>
          <w:rFonts w:ascii="Times New Roman" w:hAnsi="Times New Roman" w:cs="Times New Roman"/>
        </w:rPr>
        <w:t xml:space="preserve"> </w:t>
      </w:r>
      <w:del w:id="33" w:author="Erica Ryan" w:date="2023-09-10T12:06:00Z">
        <w:r w:rsidR="003A7CB0" w:rsidDel="00FB09B3">
          <w:rPr>
            <w:rFonts w:ascii="Times New Roman" w:hAnsi="Times New Roman" w:cs="Times New Roman"/>
          </w:rPr>
          <w:delText xml:space="preserve">I contributed </w:delText>
        </w:r>
      </w:del>
      <w:r w:rsidR="00645B2D">
        <w:rPr>
          <w:rFonts w:ascii="Times New Roman" w:hAnsi="Times New Roman" w:cs="Times New Roman"/>
        </w:rPr>
        <w:t xml:space="preserve">actively </w:t>
      </w:r>
      <w:ins w:id="34" w:author="Erica Ryan" w:date="2023-09-10T12:06:00Z">
        <w:r w:rsidR="00FB09B3">
          <w:rPr>
            <w:rFonts w:ascii="Times New Roman" w:hAnsi="Times New Roman" w:cs="Times New Roman"/>
          </w:rPr>
          <w:t xml:space="preserve">contributing </w:t>
        </w:r>
      </w:ins>
      <w:r w:rsidR="00645B2D">
        <w:rPr>
          <w:rFonts w:ascii="Times New Roman" w:hAnsi="Times New Roman" w:cs="Times New Roman"/>
        </w:rPr>
        <w:t>to policy work related to my own research interests</w:t>
      </w:r>
      <w:r w:rsidR="008F3A47">
        <w:rPr>
          <w:rFonts w:ascii="Times New Roman" w:hAnsi="Times New Roman" w:cs="Times New Roman"/>
        </w:rPr>
        <w:t>. My</w:t>
      </w:r>
      <w:r w:rsidR="004D5D2D">
        <w:rPr>
          <w:rFonts w:ascii="Times New Roman" w:hAnsi="Times New Roman" w:cs="Times New Roman"/>
        </w:rPr>
        <w:t xml:space="preserve"> work at the Fed can be divided into two categories: policy work, in which I </w:t>
      </w:r>
      <w:r w:rsidR="009B4933">
        <w:rPr>
          <w:rFonts w:ascii="Times New Roman" w:hAnsi="Times New Roman" w:cs="Times New Roman"/>
        </w:rPr>
        <w:t>contributed to</w:t>
      </w:r>
      <w:r w:rsidR="004D5D2D">
        <w:rPr>
          <w:rFonts w:ascii="Times New Roman" w:hAnsi="Times New Roman" w:cs="Times New Roman"/>
        </w:rPr>
        <w:t xml:space="preserve"> </w:t>
      </w:r>
      <w:commentRangeStart w:id="35"/>
      <w:r w:rsidR="004D5D2D">
        <w:rPr>
          <w:rFonts w:ascii="Times New Roman" w:hAnsi="Times New Roman" w:cs="Times New Roman"/>
        </w:rPr>
        <w:t>FOMC</w:t>
      </w:r>
      <w:commentRangeEnd w:id="35"/>
      <w:r w:rsidR="00FB09B3">
        <w:rPr>
          <w:rStyle w:val="CommentReference"/>
          <w:kern w:val="0"/>
          <w14:ligatures w14:val="none"/>
        </w:rPr>
        <w:commentReference w:id="35"/>
      </w:r>
      <w:r w:rsidR="004D5D2D">
        <w:rPr>
          <w:rFonts w:ascii="Times New Roman" w:hAnsi="Times New Roman" w:cs="Times New Roman"/>
        </w:rPr>
        <w:t xml:space="preserve"> material; and research work, in which I collaborated with Board economists on </w:t>
      </w:r>
      <w:commentRangeStart w:id="36"/>
      <w:r w:rsidR="004D5D2D">
        <w:rPr>
          <w:rFonts w:ascii="Times New Roman" w:hAnsi="Times New Roman" w:cs="Times New Roman"/>
        </w:rPr>
        <w:t>projects and papers meant for publication.</w:t>
      </w:r>
      <w:r w:rsidR="00512B2B">
        <w:rPr>
          <w:rFonts w:ascii="Times New Roman" w:hAnsi="Times New Roman" w:cs="Times New Roman"/>
        </w:rPr>
        <w:t xml:space="preserve"> </w:t>
      </w:r>
      <w:del w:id="37" w:author="Erica Ryan" w:date="2023-09-10T12:07:00Z">
        <w:r w:rsidR="00645B2D" w:rsidDel="00FB09B3">
          <w:rPr>
            <w:rFonts w:ascii="Times New Roman" w:hAnsi="Times New Roman" w:cs="Times New Roman"/>
          </w:rPr>
          <w:delText xml:space="preserve"> </w:delText>
        </w:r>
      </w:del>
      <w:commentRangeEnd w:id="36"/>
      <w:r w:rsidR="00FB09B3">
        <w:rPr>
          <w:rStyle w:val="CommentReference"/>
          <w:kern w:val="0"/>
          <w14:ligatures w14:val="none"/>
        </w:rPr>
        <w:commentReference w:id="36"/>
      </w:r>
    </w:p>
    <w:p w14:paraId="017963D8" w14:textId="23CA6F00" w:rsidR="00F84A3E" w:rsidRPr="006D2ECE" w:rsidRDefault="004D5D2D" w:rsidP="005E033C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the residential investment RA, </w:t>
      </w:r>
      <w:r w:rsidRPr="006D2ECE">
        <w:rPr>
          <w:rFonts w:ascii="Times New Roman" w:hAnsi="Times New Roman" w:cs="Times New Roman"/>
        </w:rPr>
        <w:t xml:space="preserve">I contributed </w:t>
      </w:r>
      <w:r w:rsidR="00637AE0">
        <w:rPr>
          <w:rFonts w:ascii="Times New Roman" w:hAnsi="Times New Roman" w:cs="Times New Roman"/>
        </w:rPr>
        <w:t>substantively</w:t>
      </w:r>
      <w:r w:rsidRPr="006D2ECE">
        <w:rPr>
          <w:rFonts w:ascii="Times New Roman" w:hAnsi="Times New Roman" w:cs="Times New Roman"/>
        </w:rPr>
        <w:t xml:space="preserve"> to the residential investment sector’s FOMC </w:t>
      </w:r>
      <w:r w:rsidR="009B4933">
        <w:rPr>
          <w:rFonts w:ascii="Times New Roman" w:hAnsi="Times New Roman" w:cs="Times New Roman"/>
        </w:rPr>
        <w:t>forecasts</w:t>
      </w:r>
      <w:r w:rsidRPr="006D2EC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I</w:t>
      </w:r>
      <w:r w:rsidRPr="006D2ECE">
        <w:rPr>
          <w:rFonts w:ascii="Times New Roman" w:hAnsi="Times New Roman" w:cs="Times New Roman"/>
        </w:rPr>
        <w:t xml:space="preserve"> wrote a section of the sector’s </w:t>
      </w:r>
      <w:r>
        <w:rPr>
          <w:rFonts w:ascii="Times New Roman" w:hAnsi="Times New Roman" w:cs="Times New Roman"/>
        </w:rPr>
        <w:t>December 2022 FOMC materials</w:t>
      </w:r>
      <w:r w:rsidRPr="006D2ECE">
        <w:rPr>
          <w:rFonts w:ascii="Times New Roman" w:hAnsi="Times New Roman" w:cs="Times New Roman"/>
        </w:rPr>
        <w:t xml:space="preserve"> and presented it at the Aggregate Demand meeting to Board officers. The memo section discussed construction employment trends post-pandemic, examining the sector’s slow </w:t>
      </w:r>
      <w:r w:rsidR="00757BE7" w:rsidRPr="006D2ECE">
        <w:rPr>
          <w:rFonts w:ascii="Times New Roman" w:hAnsi="Times New Roman" w:cs="Times New Roman"/>
        </w:rPr>
        <w:t>recovery</w:t>
      </w:r>
      <w:r w:rsidRPr="006D2ECE">
        <w:rPr>
          <w:rFonts w:ascii="Times New Roman" w:hAnsi="Times New Roman" w:cs="Times New Roman"/>
        </w:rPr>
        <w:t xml:space="preserve"> and explaining its macroeconomic significance for the broader GDP forecast. In the spring of 2023, I coauthored a FEDS Note with Eirik Brandsaas, Daniel Garcia Molina, and Joseph Nichols</w:t>
      </w:r>
      <w:r w:rsidR="00637AE0">
        <w:rPr>
          <w:rFonts w:ascii="Times New Roman" w:hAnsi="Times New Roman" w:cs="Times New Roman"/>
        </w:rPr>
        <w:t xml:space="preserve">. We </w:t>
      </w:r>
      <w:r w:rsidR="00637AE0">
        <w:rPr>
          <w:rFonts w:ascii="Times New Roman" w:hAnsi="Times New Roman" w:cs="Times New Roman"/>
        </w:rPr>
        <w:lastRenderedPageBreak/>
        <w:t>examine</w:t>
      </w:r>
      <w:ins w:id="38" w:author="Erica Ryan" w:date="2023-09-10T12:10:00Z">
        <w:r w:rsidR="00362764">
          <w:rPr>
            <w:rFonts w:ascii="Times New Roman" w:hAnsi="Times New Roman" w:cs="Times New Roman"/>
          </w:rPr>
          <w:t>d</w:t>
        </w:r>
      </w:ins>
      <w:r w:rsidRPr="006D2ECE">
        <w:rPr>
          <w:rFonts w:ascii="Times New Roman" w:hAnsi="Times New Roman" w:cs="Times New Roman"/>
        </w:rPr>
        <w:t xml:space="preserve"> declines in nonresidential structures (NRS) investment. </w:t>
      </w:r>
      <w:del w:id="39" w:author="Erica Ryan" w:date="2023-09-10T12:10:00Z">
        <w:r w:rsidRPr="006D2ECE" w:rsidDel="00362764">
          <w:rPr>
            <w:rFonts w:ascii="Times New Roman" w:hAnsi="Times New Roman" w:cs="Times New Roman"/>
          </w:rPr>
          <w:delText>In the note, we</w:delText>
        </w:r>
      </w:del>
      <w:ins w:id="40" w:author="Erica Ryan" w:date="2023-09-10T12:10:00Z">
        <w:r w:rsidR="00362764">
          <w:rPr>
            <w:rFonts w:ascii="Times New Roman" w:hAnsi="Times New Roman" w:cs="Times New Roman"/>
          </w:rPr>
          <w:t>We</w:t>
        </w:r>
      </w:ins>
      <w:r w:rsidRPr="006D2ECE">
        <w:rPr>
          <w:rFonts w:ascii="Times New Roman" w:hAnsi="Times New Roman" w:cs="Times New Roman"/>
        </w:rPr>
        <w:t xml:space="preserve"> explain that the post-pandemic decline in NRS spending is misleading, and that actual spending is likely stronger than measured spending because of measurement issues</w:t>
      </w:r>
      <w:r w:rsidR="00AB0A0E">
        <w:rPr>
          <w:rFonts w:ascii="Times New Roman" w:hAnsi="Times New Roman" w:cs="Times New Roman"/>
        </w:rPr>
        <w:t>.</w:t>
      </w:r>
    </w:p>
    <w:p w14:paraId="55D78F60" w14:textId="19019D8B" w:rsidR="00B707A4" w:rsidRPr="006D2ECE" w:rsidRDefault="003A7CB0" w:rsidP="00F84A3E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I</w:t>
      </w:r>
      <w:r w:rsidR="000B69A7">
        <w:rPr>
          <w:rFonts w:ascii="Times New Roman" w:hAnsi="Times New Roman" w:cs="Times New Roman"/>
        </w:rPr>
        <w:t xml:space="preserve"> truly</w:t>
      </w:r>
      <w:r>
        <w:rPr>
          <w:rFonts w:ascii="Times New Roman" w:hAnsi="Times New Roman" w:cs="Times New Roman"/>
        </w:rPr>
        <w:t xml:space="preserve"> value my policy work, my two research projects at the Board </w:t>
      </w:r>
      <w:r w:rsidR="00B707A4">
        <w:rPr>
          <w:rFonts w:ascii="Times New Roman" w:hAnsi="Times New Roman" w:cs="Times New Roman"/>
        </w:rPr>
        <w:t xml:space="preserve">are </w:t>
      </w:r>
      <w:r w:rsidR="00EB4BF1">
        <w:rPr>
          <w:rFonts w:ascii="Times New Roman" w:hAnsi="Times New Roman" w:cs="Times New Roman"/>
        </w:rPr>
        <w:t xml:space="preserve">closer </w:t>
      </w:r>
      <w:r>
        <w:rPr>
          <w:rFonts w:ascii="Times New Roman" w:hAnsi="Times New Roman" w:cs="Times New Roman"/>
        </w:rPr>
        <w:t>to my areas of interest. This year</w:t>
      </w:r>
      <w:r w:rsidR="00F84A3E" w:rsidRPr="006D2ECE">
        <w:rPr>
          <w:rFonts w:ascii="Times New Roman" w:hAnsi="Times New Roman" w:cs="Times New Roman"/>
        </w:rPr>
        <w:t xml:space="preserve"> I will continue working with my section chief, Andrew Paciorek, and economists Benjamin Keys and Will Dobbie on </w:t>
      </w:r>
      <w:r w:rsidR="000B69A7">
        <w:rPr>
          <w:rFonts w:ascii="Times New Roman" w:hAnsi="Times New Roman" w:cs="Times New Roman"/>
        </w:rPr>
        <w:t>a</w:t>
      </w:r>
      <w:r w:rsidR="00F84A3E" w:rsidRPr="006D2ECE">
        <w:rPr>
          <w:rFonts w:ascii="Times New Roman" w:hAnsi="Times New Roman" w:cs="Times New Roman"/>
        </w:rPr>
        <w:t xml:space="preserve"> project focusing on racial variance in mortgage performance and approval likelihoods. </w:t>
      </w:r>
      <w:r w:rsidR="00B54E20">
        <w:rPr>
          <w:rFonts w:ascii="Times New Roman" w:hAnsi="Times New Roman" w:cs="Times New Roman"/>
        </w:rPr>
        <w:t xml:space="preserve">We find that </w:t>
      </w:r>
      <w:r w:rsidR="00B54E20" w:rsidRPr="0086709E">
        <w:rPr>
          <w:rFonts w:ascii="Times New Roman" w:hAnsi="Times New Roman" w:cs="Times New Roman"/>
        </w:rPr>
        <w:t xml:space="preserve">lenders </w:t>
      </w:r>
      <w:r w:rsidR="00C826B2">
        <w:rPr>
          <w:rFonts w:ascii="Times New Roman" w:hAnsi="Times New Roman" w:cs="Times New Roman"/>
        </w:rPr>
        <w:t>have been</w:t>
      </w:r>
      <w:r w:rsidR="00B54E20" w:rsidRPr="0086709E">
        <w:rPr>
          <w:rFonts w:ascii="Times New Roman" w:hAnsi="Times New Roman" w:cs="Times New Roman"/>
        </w:rPr>
        <w:t xml:space="preserve"> increasingly </w:t>
      </w:r>
      <w:r w:rsidR="00B54E20">
        <w:rPr>
          <w:rFonts w:ascii="Times New Roman" w:hAnsi="Times New Roman" w:cs="Times New Roman"/>
        </w:rPr>
        <w:t>reliant</w:t>
      </w:r>
      <w:r w:rsidR="00B54E20" w:rsidRPr="0086709E">
        <w:rPr>
          <w:rFonts w:ascii="Times New Roman" w:hAnsi="Times New Roman" w:cs="Times New Roman"/>
        </w:rPr>
        <w:t xml:space="preserve"> on credit score thresholds over time, which incompletely measure default risk across groups. </w:t>
      </w:r>
      <w:r w:rsidR="00B54E20">
        <w:rPr>
          <w:rFonts w:ascii="Times New Roman" w:hAnsi="Times New Roman" w:cs="Times New Roman"/>
        </w:rPr>
        <w:t>L</w:t>
      </w:r>
      <w:r w:rsidR="00B54E20" w:rsidRPr="0086709E">
        <w:rPr>
          <w:rFonts w:ascii="Times New Roman" w:hAnsi="Times New Roman" w:cs="Times New Roman"/>
        </w:rPr>
        <w:t xml:space="preserve">ow-income and minority applicants are disproportionately impacted by </w:t>
      </w:r>
      <w:r w:rsidR="00C826B2">
        <w:rPr>
          <w:rFonts w:ascii="Times New Roman" w:hAnsi="Times New Roman" w:cs="Times New Roman"/>
        </w:rPr>
        <w:t>this trend</w:t>
      </w:r>
      <w:r w:rsidR="00B54E20" w:rsidRPr="0086709E">
        <w:rPr>
          <w:rFonts w:ascii="Times New Roman" w:hAnsi="Times New Roman" w:cs="Times New Roman"/>
        </w:rPr>
        <w:t xml:space="preserve">, leading to more </w:t>
      </w:r>
      <w:r w:rsidR="00B54E20">
        <w:rPr>
          <w:rFonts w:ascii="Times New Roman" w:hAnsi="Times New Roman" w:cs="Times New Roman"/>
        </w:rPr>
        <w:t>“</w:t>
      </w:r>
      <w:r w:rsidR="00B54E20" w:rsidRPr="0086709E">
        <w:rPr>
          <w:rFonts w:ascii="Times New Roman" w:hAnsi="Times New Roman" w:cs="Times New Roman"/>
        </w:rPr>
        <w:t>seemingly random</w:t>
      </w:r>
      <w:r w:rsidR="00B54E20">
        <w:rPr>
          <w:rFonts w:ascii="Times New Roman" w:hAnsi="Times New Roman" w:cs="Times New Roman"/>
        </w:rPr>
        <w:t>”</w:t>
      </w:r>
      <w:r w:rsidR="00B54E20" w:rsidRPr="0086709E">
        <w:rPr>
          <w:rFonts w:ascii="Times New Roman" w:hAnsi="Times New Roman" w:cs="Times New Roman"/>
        </w:rPr>
        <w:t xml:space="preserve"> loan decisions for these applicants over time</w:t>
      </w:r>
      <w:r w:rsidR="00B54E20">
        <w:rPr>
          <w:rFonts w:ascii="Times New Roman" w:hAnsi="Times New Roman" w:cs="Times New Roman"/>
        </w:rPr>
        <w:t>.</w:t>
      </w:r>
      <w:r w:rsidR="00F84A3E" w:rsidRPr="006D2ECE">
        <w:rPr>
          <w:rFonts w:ascii="Times New Roman" w:hAnsi="Times New Roman" w:cs="Times New Roman"/>
        </w:rPr>
        <w:t xml:space="preserve"> </w:t>
      </w:r>
      <w:commentRangeStart w:id="41"/>
      <w:r w:rsidR="00B707A4" w:rsidRPr="00B707A4">
        <w:rPr>
          <w:rFonts w:ascii="Times New Roman" w:hAnsi="Times New Roman" w:cs="Times New Roman"/>
        </w:rPr>
        <w:t xml:space="preserve">This project aligns perfectly with my future research aspirations. I've been </w:t>
      </w:r>
      <w:r w:rsidR="00B707A4">
        <w:rPr>
          <w:rFonts w:ascii="Times New Roman" w:hAnsi="Times New Roman" w:cs="Times New Roman"/>
        </w:rPr>
        <w:t>intrigued</w:t>
      </w:r>
      <w:r w:rsidR="00B707A4" w:rsidRPr="00B707A4">
        <w:rPr>
          <w:rFonts w:ascii="Times New Roman" w:hAnsi="Times New Roman" w:cs="Times New Roman"/>
        </w:rPr>
        <w:t xml:space="preserve"> by the residential mortgage market since undergrad due to its pivotal role in wealth-building and its implications for addressing broader structural inequality.</w:t>
      </w:r>
      <w:r w:rsidR="00EB4BF1">
        <w:rPr>
          <w:rFonts w:ascii="Times New Roman" w:hAnsi="Times New Roman" w:cs="Times New Roman"/>
        </w:rPr>
        <w:t xml:space="preserve"> </w:t>
      </w:r>
      <w:commentRangeEnd w:id="41"/>
      <w:r w:rsidR="00362764">
        <w:rPr>
          <w:rStyle w:val="CommentReference"/>
          <w:kern w:val="0"/>
          <w14:ligatures w14:val="none"/>
        </w:rPr>
        <w:commentReference w:id="41"/>
      </w:r>
    </w:p>
    <w:p w14:paraId="3498CCFC" w14:textId="2CA9FE0E" w:rsidR="00F84A3E" w:rsidRPr="006D2ECE" w:rsidRDefault="00F84A3E" w:rsidP="00F84A3E">
      <w:pPr>
        <w:spacing w:after="0"/>
        <w:ind w:firstLine="720"/>
        <w:rPr>
          <w:rFonts w:ascii="Times New Roman" w:hAnsi="Times New Roman" w:cs="Times New Roman"/>
        </w:rPr>
      </w:pPr>
      <w:commentRangeStart w:id="42"/>
      <w:r w:rsidRPr="006D2ECE">
        <w:rPr>
          <w:rFonts w:ascii="Times New Roman" w:hAnsi="Times New Roman" w:cs="Times New Roman"/>
        </w:rPr>
        <w:t>The other project I will continue during my final year at the Board is with</w:t>
      </w:r>
      <w:r w:rsidR="00EB4BF1">
        <w:rPr>
          <w:rFonts w:ascii="Times New Roman" w:hAnsi="Times New Roman" w:cs="Times New Roman"/>
        </w:rPr>
        <w:t xml:space="preserve"> Board economist</w:t>
      </w:r>
      <w:r w:rsidRPr="006D2ECE">
        <w:rPr>
          <w:rFonts w:ascii="Times New Roman" w:hAnsi="Times New Roman" w:cs="Times New Roman"/>
        </w:rPr>
        <w:t xml:space="preserve"> Patrick Donnelly Moran. We </w:t>
      </w:r>
      <w:ins w:id="43" w:author="Erica Ryan" w:date="2023-09-10T12:14:00Z">
        <w:r w:rsidR="00362764">
          <w:rPr>
            <w:rFonts w:ascii="Times New Roman" w:hAnsi="Times New Roman" w:cs="Times New Roman"/>
          </w:rPr>
          <w:t xml:space="preserve">are </w:t>
        </w:r>
      </w:ins>
      <w:r w:rsidRPr="006D2ECE">
        <w:rPr>
          <w:rFonts w:ascii="Times New Roman" w:hAnsi="Times New Roman" w:cs="Times New Roman"/>
        </w:rPr>
        <w:t>measur</w:t>
      </w:r>
      <w:ins w:id="44" w:author="Erica Ryan" w:date="2023-09-10T12:14:00Z">
        <w:r w:rsidR="00362764">
          <w:rPr>
            <w:rFonts w:ascii="Times New Roman" w:hAnsi="Times New Roman" w:cs="Times New Roman"/>
          </w:rPr>
          <w:t>ing</w:t>
        </w:r>
      </w:ins>
      <w:del w:id="45" w:author="Erica Ryan" w:date="2023-09-10T12:14:00Z">
        <w:r w:rsidRPr="006D2ECE" w:rsidDel="00362764">
          <w:rPr>
            <w:rFonts w:ascii="Times New Roman" w:hAnsi="Times New Roman" w:cs="Times New Roman"/>
          </w:rPr>
          <w:delText>e</w:delText>
        </w:r>
      </w:del>
      <w:r w:rsidRPr="006D2ECE">
        <w:rPr>
          <w:rFonts w:ascii="Times New Roman" w:hAnsi="Times New Roman" w:cs="Times New Roman"/>
        </w:rPr>
        <w:t xml:space="preserve"> the effect of home equity loans (HE loans) on mortgage delinquencies and interest rates using the legalization of HE loans in Texas in 1998. As a coauthor on this project, I have learned how to execute a difference-in-differences framework with robustness checks using two-way fixed effects, as well as how to implement a synthetic control framework. I saw what trial-and-error looks like with regard to model selection; </w:t>
      </w:r>
      <w:del w:id="46" w:author="Erica Ryan" w:date="2023-09-10T12:15:00Z">
        <w:r w:rsidRPr="006D2ECE" w:rsidDel="00362764">
          <w:rPr>
            <w:rFonts w:ascii="Times New Roman" w:hAnsi="Times New Roman" w:cs="Times New Roman"/>
          </w:rPr>
          <w:delText>got more practice</w:delText>
        </w:r>
      </w:del>
      <w:ins w:id="47" w:author="Erica Ryan" w:date="2023-09-10T12:15:00Z">
        <w:r w:rsidR="00362764">
          <w:rPr>
            <w:rFonts w:ascii="Times New Roman" w:hAnsi="Times New Roman" w:cs="Times New Roman"/>
          </w:rPr>
          <w:t>practiced</w:t>
        </w:r>
      </w:ins>
      <w:r w:rsidRPr="006D2ECE">
        <w:rPr>
          <w:rFonts w:ascii="Times New Roman" w:hAnsi="Times New Roman" w:cs="Times New Roman"/>
        </w:rPr>
        <w:t xml:space="preserve"> working with large datasets after applying for </w:t>
      </w:r>
      <w:del w:id="48" w:author="Erica Ryan" w:date="2023-09-10T12:15:00Z">
        <w:r w:rsidRPr="006D2ECE" w:rsidDel="00362764">
          <w:rPr>
            <w:rFonts w:ascii="Times New Roman" w:hAnsi="Times New Roman" w:cs="Times New Roman"/>
          </w:rPr>
          <w:delText xml:space="preserve">and using </w:delText>
        </w:r>
      </w:del>
      <w:r w:rsidRPr="006D2ECE">
        <w:rPr>
          <w:rFonts w:ascii="Times New Roman" w:hAnsi="Times New Roman" w:cs="Times New Roman"/>
        </w:rPr>
        <w:t xml:space="preserve">both Equifax Consumer Credit Panel data and McDash mortgage data; and </w:t>
      </w:r>
      <w:del w:id="49" w:author="Erica Ryan" w:date="2023-09-10T12:15:00Z">
        <w:r w:rsidRPr="006D2ECE" w:rsidDel="00362764">
          <w:rPr>
            <w:rFonts w:ascii="Times New Roman" w:hAnsi="Times New Roman" w:cs="Times New Roman"/>
          </w:rPr>
          <w:delText xml:space="preserve">most </w:delText>
        </w:r>
      </w:del>
      <w:r w:rsidRPr="006D2ECE">
        <w:rPr>
          <w:rFonts w:ascii="Times New Roman" w:hAnsi="Times New Roman" w:cs="Times New Roman"/>
        </w:rPr>
        <w:t xml:space="preserve">importantly, learned how to work collaboratively with a coauthor </w:t>
      </w:r>
      <w:commentRangeStart w:id="50"/>
      <w:r w:rsidRPr="006D2ECE">
        <w:rPr>
          <w:rFonts w:ascii="Times New Roman" w:hAnsi="Times New Roman" w:cs="Times New Roman"/>
        </w:rPr>
        <w:t>as equal members of the research team</w:t>
      </w:r>
      <w:commentRangeEnd w:id="50"/>
      <w:r w:rsidR="00362764">
        <w:rPr>
          <w:rStyle w:val="CommentReference"/>
          <w:kern w:val="0"/>
          <w14:ligatures w14:val="none"/>
        </w:rPr>
        <w:commentReference w:id="50"/>
      </w:r>
      <w:r w:rsidRPr="006D2ECE">
        <w:rPr>
          <w:rFonts w:ascii="Times New Roman" w:hAnsi="Times New Roman" w:cs="Times New Roman"/>
        </w:rPr>
        <w:t xml:space="preserve">. </w:t>
      </w:r>
      <w:commentRangeEnd w:id="42"/>
      <w:r w:rsidR="00362764">
        <w:rPr>
          <w:rStyle w:val="CommentReference"/>
          <w:kern w:val="0"/>
          <w14:ligatures w14:val="none"/>
        </w:rPr>
        <w:commentReference w:id="42"/>
      </w:r>
    </w:p>
    <w:p w14:paraId="6414630D" w14:textId="3993F1A0" w:rsidR="00323B13" w:rsidRPr="005E033C" w:rsidRDefault="00F84A3E" w:rsidP="005E033C">
      <w:pPr>
        <w:spacing w:after="0"/>
        <w:ind w:firstLine="720"/>
        <w:rPr>
          <w:rFonts w:ascii="Times New Roman" w:hAnsi="Times New Roman" w:cs="Times New Roman"/>
          <w:b/>
          <w:bCs/>
        </w:rPr>
      </w:pPr>
      <w:r w:rsidRPr="006D2ECE">
        <w:rPr>
          <w:rFonts w:ascii="Times New Roman" w:hAnsi="Times New Roman" w:cs="Times New Roman"/>
          <w:b/>
          <w:bCs/>
          <w:highlight w:val="yellow"/>
        </w:rPr>
        <w:t>Paragraph about my research interests and specific faculty at school</w:t>
      </w:r>
    </w:p>
    <w:p w14:paraId="76D38E20" w14:textId="2EE5C9D5" w:rsidR="005E033C" w:rsidRPr="005E033C" w:rsidRDefault="00B707A4" w:rsidP="005E033C">
      <w:pPr>
        <w:spacing w:after="0"/>
        <w:ind w:firstLine="720"/>
        <w:rPr>
          <w:rFonts w:ascii="Times New Roman" w:hAnsi="Times New Roman" w:cs="Times New Roman"/>
        </w:rPr>
      </w:pPr>
      <w:commentRangeStart w:id="51"/>
      <w:r>
        <w:rPr>
          <w:rFonts w:ascii="Times New Roman" w:hAnsi="Times New Roman" w:cs="Times New Roman"/>
        </w:rPr>
        <w:t>My</w:t>
      </w:r>
      <w:r w:rsidRPr="00B707A4">
        <w:rPr>
          <w:rFonts w:ascii="Times New Roman" w:hAnsi="Times New Roman" w:cs="Times New Roman"/>
        </w:rPr>
        <w:t xml:space="preserve"> journey from post-recession Chicago to the Federal Reserve Board has deepened my passion for </w:t>
      </w:r>
      <w:r>
        <w:rPr>
          <w:rFonts w:ascii="Times New Roman" w:hAnsi="Times New Roman" w:cs="Times New Roman"/>
        </w:rPr>
        <w:t>economic</w:t>
      </w:r>
      <w:r w:rsidRPr="00B707A4">
        <w:rPr>
          <w:rFonts w:ascii="Times New Roman" w:hAnsi="Times New Roman" w:cs="Times New Roman"/>
        </w:rPr>
        <w:t xml:space="preserve"> research.</w:t>
      </w:r>
      <w:commentRangeEnd w:id="51"/>
      <w:r w:rsidR="00FB09B3">
        <w:rPr>
          <w:rStyle w:val="CommentReference"/>
          <w:kern w:val="0"/>
          <w14:ligatures w14:val="none"/>
        </w:rPr>
        <w:commentReference w:id="51"/>
      </w:r>
      <w:r w:rsidRPr="00B707A4">
        <w:rPr>
          <w:rFonts w:ascii="Times New Roman" w:hAnsi="Times New Roman" w:cs="Times New Roman"/>
        </w:rPr>
        <w:t xml:space="preserve"> Aspiring to specialize in </w:t>
      </w:r>
      <w:commentRangeStart w:id="52"/>
      <w:r w:rsidRPr="00B707A4">
        <w:rPr>
          <w:rFonts w:ascii="Times New Roman" w:hAnsi="Times New Roman" w:cs="Times New Roman"/>
        </w:rPr>
        <w:t>housing and urban economics</w:t>
      </w:r>
      <w:commentRangeEnd w:id="52"/>
      <w:r w:rsidR="00FB09B3">
        <w:rPr>
          <w:rStyle w:val="CommentReference"/>
          <w:kern w:val="0"/>
          <w14:ligatures w14:val="none"/>
        </w:rPr>
        <w:commentReference w:id="52"/>
      </w:r>
      <w:r w:rsidRPr="00B707A4">
        <w:rPr>
          <w:rFonts w:ascii="Times New Roman" w:hAnsi="Times New Roman" w:cs="Times New Roman"/>
        </w:rPr>
        <w:t>, my experiences</w:t>
      </w:r>
      <w:r w:rsidR="00EB4BF1">
        <w:rPr>
          <w:rFonts w:ascii="Times New Roman" w:hAnsi="Times New Roman" w:cs="Times New Roman"/>
        </w:rPr>
        <w:t xml:space="preserve"> and coursework</w:t>
      </w:r>
      <w:r w:rsidRPr="00B707A4">
        <w:rPr>
          <w:rFonts w:ascii="Times New Roman" w:hAnsi="Times New Roman" w:cs="Times New Roman"/>
        </w:rPr>
        <w:t xml:space="preserve"> </w:t>
      </w:r>
      <w:r w:rsidR="00EB4BF1">
        <w:rPr>
          <w:rFonts w:ascii="Times New Roman" w:hAnsi="Times New Roman" w:cs="Times New Roman"/>
        </w:rPr>
        <w:t xml:space="preserve">have </w:t>
      </w:r>
      <w:r w:rsidR="00637AE0">
        <w:rPr>
          <w:rFonts w:ascii="Times New Roman" w:hAnsi="Times New Roman" w:cs="Times New Roman"/>
        </w:rPr>
        <w:t>motivated</w:t>
      </w:r>
      <w:r w:rsidR="00EB4BF1">
        <w:rPr>
          <w:rFonts w:ascii="Times New Roman" w:hAnsi="Times New Roman" w:cs="Times New Roman"/>
        </w:rPr>
        <w:t xml:space="preserve"> my goal to contribute to the economic literature as a researcher and academic</w:t>
      </w:r>
      <w:r w:rsidRPr="00B707A4">
        <w:rPr>
          <w:rFonts w:ascii="Times New Roman" w:hAnsi="Times New Roman" w:cs="Times New Roman"/>
        </w:rPr>
        <w:t xml:space="preserve">. My academic </w:t>
      </w:r>
      <w:r w:rsidR="00BD1A35">
        <w:rPr>
          <w:rFonts w:ascii="Times New Roman" w:hAnsi="Times New Roman" w:cs="Times New Roman"/>
        </w:rPr>
        <w:t>background</w:t>
      </w:r>
      <w:r>
        <w:rPr>
          <w:rFonts w:ascii="Times New Roman" w:hAnsi="Times New Roman" w:cs="Times New Roman"/>
        </w:rPr>
        <w:t>, professional experiences,</w:t>
      </w:r>
      <w:r w:rsidRPr="00B707A4">
        <w:rPr>
          <w:rFonts w:ascii="Times New Roman" w:hAnsi="Times New Roman" w:cs="Times New Roman"/>
        </w:rPr>
        <w:t xml:space="preserve"> and ongoing </w:t>
      </w:r>
      <w:r>
        <w:rPr>
          <w:rFonts w:ascii="Times New Roman" w:hAnsi="Times New Roman" w:cs="Times New Roman"/>
        </w:rPr>
        <w:t xml:space="preserve">research </w:t>
      </w:r>
      <w:r w:rsidRPr="00B707A4">
        <w:rPr>
          <w:rFonts w:ascii="Times New Roman" w:hAnsi="Times New Roman" w:cs="Times New Roman"/>
        </w:rPr>
        <w:t xml:space="preserve">projects have </w:t>
      </w:r>
      <w:r>
        <w:rPr>
          <w:rFonts w:ascii="Times New Roman" w:hAnsi="Times New Roman" w:cs="Times New Roman"/>
        </w:rPr>
        <w:t>equipped me with the tools and skills</w:t>
      </w:r>
      <w:r w:rsidR="00EB4BF1">
        <w:rPr>
          <w:rFonts w:ascii="Times New Roman" w:hAnsi="Times New Roman" w:cs="Times New Roman"/>
        </w:rPr>
        <w:t xml:space="preserve"> necessary</w:t>
      </w:r>
      <w:r>
        <w:rPr>
          <w:rFonts w:ascii="Times New Roman" w:hAnsi="Times New Roman" w:cs="Times New Roman"/>
        </w:rPr>
        <w:t xml:space="preserve"> to succeed as a doctoral student and a future economist</w:t>
      </w:r>
      <w:r w:rsidRPr="00B707A4">
        <w:rPr>
          <w:rFonts w:ascii="Times New Roman" w:hAnsi="Times New Roman" w:cs="Times New Roman"/>
        </w:rPr>
        <w:t xml:space="preserve">. I am excited about the possibility of furthering my academic journey with </w:t>
      </w:r>
      <w:r w:rsidR="00EB4BF1" w:rsidRPr="000048AF">
        <w:rPr>
          <w:rFonts w:ascii="Times New Roman" w:hAnsi="Times New Roman" w:cs="Times New Roman"/>
          <w:b/>
          <w:bCs/>
          <w:color w:val="FF0000"/>
          <w:highlight w:val="yellow"/>
          <w:u w:val="single"/>
        </w:rPr>
        <w:t>UNIVERSITY</w:t>
      </w:r>
      <w:r w:rsidRPr="00B707A4">
        <w:rPr>
          <w:rFonts w:ascii="Times New Roman" w:hAnsi="Times New Roman" w:cs="Times New Roman"/>
        </w:rPr>
        <w:t>. Thank you for considering my application.</w:t>
      </w:r>
    </w:p>
    <w:sectPr w:rsidR="005E033C" w:rsidRPr="005E033C" w:rsidSect="004B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Erica Ryan" w:date="2023-09-10T12:17:00Z" w:initials="ER">
    <w:p w14:paraId="0A54C6A1" w14:textId="77777777" w:rsidR="00362764" w:rsidRDefault="00362764" w:rsidP="004B260F">
      <w:pPr>
        <w:pStyle w:val="CommentText"/>
      </w:pPr>
      <w:r>
        <w:rPr>
          <w:rStyle w:val="CommentReference"/>
        </w:rPr>
        <w:annotationRef/>
      </w:r>
      <w:r>
        <w:t>I realize it looks like I made a lot of comments/edits but I do think you're making great progress and I like the way it is shaping up!</w:t>
      </w:r>
    </w:p>
  </w:comment>
  <w:comment w:id="5" w:author="Erica Ryan" w:date="2023-09-10T11:51:00Z" w:initials="ER">
    <w:p w14:paraId="089B7541" w14:textId="4EB48B24" w:rsidR="007314BB" w:rsidRDefault="007314BB" w:rsidP="005E145B">
      <w:pPr>
        <w:pStyle w:val="CommentText"/>
      </w:pPr>
      <w:r>
        <w:rPr>
          <w:rStyle w:val="CommentReference"/>
        </w:rPr>
        <w:annotationRef/>
      </w:r>
      <w:r>
        <w:t xml:space="preserve">I'd make this a little more specific, because technically anyone growing up anywhere will witness the impact of economic forces on communities. What about post-recession Chicago was so striking? Keep it short and simple, just a little less generic. </w:t>
      </w:r>
    </w:p>
  </w:comment>
  <w:comment w:id="1" w:author="Erica Ryan" w:date="2023-09-10T11:54:00Z" w:initials="ER">
    <w:p w14:paraId="2A09BAA6" w14:textId="77777777" w:rsidR="007314BB" w:rsidRDefault="007314BB" w:rsidP="00FE43D9">
      <w:pPr>
        <w:pStyle w:val="CommentText"/>
      </w:pPr>
      <w:r>
        <w:rPr>
          <w:rStyle w:val="CommentReference"/>
        </w:rPr>
        <w:annotationRef/>
      </w:r>
      <w:r>
        <w:t xml:space="preserve">I like this intro more, but still needs a little work on the flow. I saw x happen in chicago, and then when I went to the Fed I saw x happen. These experiences, living in Chicago and DC and working on the frontline of economic policy have inspired me to become a housing and urban economist. --- NOTE: if the school you are applying to has no housing/urban economists, you may consider leaning into public or labor or whatever that school does have. That brings me to a bigger point -- if they don't have urban/housing, do you want to go there? You're trying to sell them on a fit, so keep that in mind. </w:t>
      </w:r>
    </w:p>
  </w:comment>
  <w:comment w:id="9" w:author="Erica Ryan" w:date="2023-09-10T11:56:00Z" w:initials="ER">
    <w:p w14:paraId="0578C5A9" w14:textId="77777777" w:rsidR="007314BB" w:rsidRDefault="007314BB" w:rsidP="00AA7CF6">
      <w:pPr>
        <w:pStyle w:val="CommentText"/>
      </w:pPr>
      <w:r>
        <w:rPr>
          <w:rStyle w:val="CommentReference"/>
        </w:rPr>
        <w:annotationRef/>
      </w:r>
      <w:r>
        <w:t>Can't say solidified twice in two sentences. These courses spurred my interest in quantitative methods and rigorous testing of real-world questions; however, my professional and research experiences solidified my desire to pursue a doctorate in economics.</w:t>
      </w:r>
    </w:p>
  </w:comment>
  <w:comment w:id="13" w:author="Erica Ryan" w:date="2023-09-10T11:58:00Z" w:initials="ER">
    <w:p w14:paraId="5EEB9B91" w14:textId="77777777" w:rsidR="007314BB" w:rsidRDefault="007314BB" w:rsidP="00197414">
      <w:pPr>
        <w:pStyle w:val="CommentText"/>
      </w:pPr>
      <w:r>
        <w:rPr>
          <w:rStyle w:val="CommentReference"/>
        </w:rPr>
        <w:annotationRef/>
      </w:r>
      <w:r>
        <w:t xml:space="preserve">Ok so I get you don't want to repeat verbatim the first sentence of this whole thing, but I'm not sure I love the "child of the 2008 recession" verbiage. Also, call it the Great Recession -- people will know that. </w:t>
      </w:r>
    </w:p>
  </w:comment>
  <w:comment w:id="14" w:author="Erica Ryan" w:date="2023-09-10T11:59:00Z" w:initials="ER">
    <w:p w14:paraId="3E4369E0" w14:textId="77777777" w:rsidR="007314BB" w:rsidRDefault="007314BB" w:rsidP="0023348B">
      <w:pPr>
        <w:pStyle w:val="CommentText"/>
      </w:pPr>
      <w:r>
        <w:rPr>
          <w:rStyle w:val="CommentReference"/>
        </w:rPr>
        <w:annotationRef/>
      </w:r>
      <w:r>
        <w:t xml:space="preserve">Not mayonaised? </w:t>
      </w:r>
    </w:p>
  </w:comment>
  <w:comment w:id="15" w:author="Erica Ryan" w:date="2023-09-10T12:00:00Z" w:initials="ER">
    <w:p w14:paraId="4BEA7158" w14:textId="77777777" w:rsidR="00FB09B3" w:rsidRDefault="00FB09B3" w:rsidP="00C120E1">
      <w:pPr>
        <w:pStyle w:val="CommentText"/>
      </w:pPr>
      <w:r>
        <w:rPr>
          <w:rStyle w:val="CommentReference"/>
        </w:rPr>
        <w:annotationRef/>
      </w:r>
      <w:r>
        <w:t xml:space="preserve">Make this more….factual. Economic pain makes it seem less meaningful/tangible. </w:t>
      </w:r>
    </w:p>
  </w:comment>
  <w:comment w:id="16" w:author="Erica Ryan" w:date="2023-09-10T12:01:00Z" w:initials="ER">
    <w:p w14:paraId="38E216F1" w14:textId="77777777" w:rsidR="00FB09B3" w:rsidRDefault="00FB09B3" w:rsidP="002F13C5">
      <w:pPr>
        <w:pStyle w:val="CommentText"/>
      </w:pPr>
      <w:r>
        <w:rPr>
          <w:rStyle w:val="CommentReference"/>
        </w:rPr>
        <w:annotationRef/>
      </w:r>
      <w:r>
        <w:t>You're going overboard with the passionate language. SOP, not romance novel</w:t>
      </w:r>
    </w:p>
  </w:comment>
  <w:comment w:id="18" w:author="Erica Ryan" w:date="2023-09-10T12:01:00Z" w:initials="ER">
    <w:p w14:paraId="08DC7BF4" w14:textId="77777777" w:rsidR="00FB09B3" w:rsidRDefault="00FB09B3" w:rsidP="00CC0B95">
      <w:pPr>
        <w:pStyle w:val="CommentText"/>
      </w:pPr>
      <w:r>
        <w:rPr>
          <w:rStyle w:val="CommentReference"/>
        </w:rPr>
        <w:annotationRef/>
      </w:r>
      <w:r>
        <w:t>Is this part of the sentence necessary?</w:t>
      </w:r>
    </w:p>
  </w:comment>
  <w:comment w:id="19" w:author="Erica Ryan" w:date="2023-09-10T12:03:00Z" w:initials="ER">
    <w:p w14:paraId="3E9D711B" w14:textId="77777777" w:rsidR="00FB09B3" w:rsidRDefault="00FB09B3" w:rsidP="0046762F">
      <w:pPr>
        <w:pStyle w:val="CommentText"/>
      </w:pPr>
      <w:r>
        <w:rPr>
          <w:rStyle w:val="CommentReference"/>
        </w:rPr>
        <w:annotationRef/>
      </w:r>
      <w:r>
        <w:t>Maybe a one-liner on what you found. Feels like you cheated us of an interesting result. If it's too complex to include, maybe try summarizing in a different way that focuses less on the methods. Or more on the methods, with the result sprinkled in the conversation about it. Keep it high level, just more comprehensive.</w:t>
      </w:r>
    </w:p>
  </w:comment>
  <w:comment w:id="24" w:author="Erica Ryan" w:date="2023-09-10T12:03:00Z" w:initials="ER">
    <w:p w14:paraId="602F4E83" w14:textId="77777777" w:rsidR="00FB09B3" w:rsidRDefault="00FB09B3" w:rsidP="007B48AD">
      <w:pPr>
        <w:pStyle w:val="CommentText"/>
      </w:pPr>
      <w:r>
        <w:rPr>
          <w:rStyle w:val="CommentReference"/>
        </w:rPr>
        <w:annotationRef/>
      </w:r>
      <w:r>
        <w:t>Ask John -- is this data publicly known enough to just call it this? Or should there be some reference/explanation?</w:t>
      </w:r>
    </w:p>
  </w:comment>
  <w:comment w:id="30" w:author="Erica Ryan" w:date="2023-09-10T12:05:00Z" w:initials="ER">
    <w:p w14:paraId="6AC49D0B" w14:textId="77777777" w:rsidR="00FB09B3" w:rsidRDefault="00FB09B3" w:rsidP="00C13A5D">
      <w:pPr>
        <w:pStyle w:val="CommentText"/>
      </w:pPr>
      <w:r>
        <w:rPr>
          <w:rStyle w:val="CommentReference"/>
        </w:rPr>
        <w:annotationRef/>
      </w:r>
      <w:r>
        <w:t xml:space="preserve">Like this transition, maybe have a tiny tiny note about why it inspired you. </w:t>
      </w:r>
    </w:p>
  </w:comment>
  <w:comment w:id="35" w:author="Erica Ryan" w:date="2023-09-10T12:09:00Z" w:initials="ER">
    <w:p w14:paraId="0A84E876" w14:textId="77777777" w:rsidR="00FB09B3" w:rsidRDefault="00FB09B3" w:rsidP="00E5506C">
      <w:pPr>
        <w:pStyle w:val="CommentText"/>
      </w:pPr>
      <w:r>
        <w:rPr>
          <w:rStyle w:val="CommentReference"/>
        </w:rPr>
        <w:annotationRef/>
      </w:r>
      <w:r>
        <w:t>Again, John is this well known enough? Or do we need a def/ref?</w:t>
      </w:r>
    </w:p>
  </w:comment>
  <w:comment w:id="36" w:author="Erica Ryan" w:date="2023-09-10T12:09:00Z" w:initials="ER">
    <w:p w14:paraId="7DCA52BC" w14:textId="77777777" w:rsidR="00FB09B3" w:rsidRDefault="00FB09B3" w:rsidP="002403B0">
      <w:pPr>
        <w:pStyle w:val="CommentText"/>
      </w:pPr>
      <w:r>
        <w:rPr>
          <w:rStyle w:val="CommentReference"/>
        </w:rPr>
        <w:annotationRef/>
      </w:r>
      <w:r>
        <w:t>Can we call them publishable projects and papers?</w:t>
      </w:r>
    </w:p>
  </w:comment>
  <w:comment w:id="41" w:author="Erica Ryan" w:date="2023-09-10T12:14:00Z" w:initials="ER">
    <w:p w14:paraId="54A2E767" w14:textId="77777777" w:rsidR="00362764" w:rsidRDefault="00362764" w:rsidP="005017D3">
      <w:pPr>
        <w:pStyle w:val="CommentText"/>
      </w:pPr>
      <w:r>
        <w:rPr>
          <w:rStyle w:val="CommentReference"/>
        </w:rPr>
        <w:annotationRef/>
      </w:r>
      <w:r>
        <w:t>See if you can merge these two sentences so there's a better flow. I also dislike the use of the word perfectly. Don't put yourself in too much of a box. This project has aligned well with my research aspirations as I have been interested in the residential ...</w:t>
      </w:r>
    </w:p>
  </w:comment>
  <w:comment w:id="50" w:author="Erica Ryan" w:date="2023-09-10T12:16:00Z" w:initials="ER">
    <w:p w14:paraId="6140A98D" w14:textId="77777777" w:rsidR="00362764" w:rsidRDefault="00362764" w:rsidP="00290BC5">
      <w:pPr>
        <w:pStyle w:val="CommentText"/>
      </w:pPr>
      <w:r>
        <w:rPr>
          <w:rStyle w:val="CommentReference"/>
        </w:rPr>
        <w:annotationRef/>
      </w:r>
      <w:r>
        <w:t>I'm not sure you want to say you're an equal to a board economist. Love the energy, just not sure all profs will. Maybe just focus on working collab with coauthors.</w:t>
      </w:r>
    </w:p>
  </w:comment>
  <w:comment w:id="42" w:author="Erica Ryan" w:date="2023-09-10T12:17:00Z" w:initials="ER">
    <w:p w14:paraId="52795E70" w14:textId="77777777" w:rsidR="00362764" w:rsidRDefault="00362764" w:rsidP="0010500C">
      <w:pPr>
        <w:pStyle w:val="CommentText"/>
      </w:pPr>
      <w:r>
        <w:rPr>
          <w:rStyle w:val="CommentReference"/>
        </w:rPr>
        <w:annotationRef/>
      </w:r>
      <w:r>
        <w:t xml:space="preserve">One note, the beginning implies the project is ongoing, the tense and way you talk about it implies it is in the past. </w:t>
      </w:r>
    </w:p>
  </w:comment>
  <w:comment w:id="51" w:author="Erica Ryan" w:date="2023-09-10T12:08:00Z" w:initials="ER">
    <w:p w14:paraId="424C06A7" w14:textId="023A344A" w:rsidR="00FB09B3" w:rsidRDefault="00FB09B3" w:rsidP="005F5478">
      <w:pPr>
        <w:pStyle w:val="CommentText"/>
      </w:pPr>
      <w:r>
        <w:rPr>
          <w:rStyle w:val="CommentReference"/>
        </w:rPr>
        <w:annotationRef/>
      </w:r>
      <w:r>
        <w:t xml:space="preserve">I'd say you're repeating too much and a little too on the nose. My experiences have deepened my interest in (more specific things about economic research). </w:t>
      </w:r>
    </w:p>
  </w:comment>
  <w:comment w:id="52" w:author="Erica Ryan" w:date="2023-09-10T12:08:00Z" w:initials="ER">
    <w:p w14:paraId="3831FAFE" w14:textId="77777777" w:rsidR="00FB09B3" w:rsidRDefault="00FB09B3" w:rsidP="00CE49AA">
      <w:pPr>
        <w:pStyle w:val="CommentText"/>
      </w:pPr>
      <w:r>
        <w:rPr>
          <w:rStyle w:val="CommentReference"/>
        </w:rPr>
        <w:annotationRef/>
      </w:r>
      <w:r>
        <w:t>Same comment as before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54C6A1" w15:done="0"/>
  <w15:commentEx w15:paraId="089B7541" w15:done="0"/>
  <w15:commentEx w15:paraId="2A09BAA6" w15:done="0"/>
  <w15:commentEx w15:paraId="0578C5A9" w15:done="0"/>
  <w15:commentEx w15:paraId="5EEB9B91" w15:done="0"/>
  <w15:commentEx w15:paraId="3E4369E0" w15:done="0"/>
  <w15:commentEx w15:paraId="4BEA7158" w15:done="0"/>
  <w15:commentEx w15:paraId="38E216F1" w15:done="0"/>
  <w15:commentEx w15:paraId="08DC7BF4" w15:done="0"/>
  <w15:commentEx w15:paraId="3E9D711B" w15:done="0"/>
  <w15:commentEx w15:paraId="602F4E83" w15:done="0"/>
  <w15:commentEx w15:paraId="6AC49D0B" w15:done="0"/>
  <w15:commentEx w15:paraId="0A84E876" w15:done="0"/>
  <w15:commentEx w15:paraId="7DCA52BC" w15:done="0"/>
  <w15:commentEx w15:paraId="54A2E767" w15:done="0"/>
  <w15:commentEx w15:paraId="6140A98D" w15:done="0"/>
  <w15:commentEx w15:paraId="52795E70" w15:done="0"/>
  <w15:commentEx w15:paraId="424C06A7" w15:done="0"/>
  <w15:commentEx w15:paraId="3831FA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85009D0" w16cex:dateUtc="2023-09-10T16:17:00Z"/>
  <w16cex:commentExtensible w16cex:durableId="1DA8F48B" w16cex:dateUtc="2023-09-10T15:51:00Z"/>
  <w16cex:commentExtensible w16cex:durableId="0A43F675" w16cex:dateUtc="2023-09-10T15:54:00Z"/>
  <w16cex:commentExtensible w16cex:durableId="3E208CA4" w16cex:dateUtc="2023-09-10T15:56:00Z"/>
  <w16cex:commentExtensible w16cex:durableId="6BE33B77" w16cex:dateUtc="2023-09-10T15:58:00Z"/>
  <w16cex:commentExtensible w16cex:durableId="315F7936" w16cex:dateUtc="2023-09-10T15:59:00Z"/>
  <w16cex:commentExtensible w16cex:durableId="78ECCE95" w16cex:dateUtc="2023-09-10T16:00:00Z"/>
  <w16cex:commentExtensible w16cex:durableId="455F423A" w16cex:dateUtc="2023-09-10T16:01:00Z"/>
  <w16cex:commentExtensible w16cex:durableId="37A50694" w16cex:dateUtc="2023-09-10T16:01:00Z"/>
  <w16cex:commentExtensible w16cex:durableId="4B946A9D" w16cex:dateUtc="2023-09-10T16:03:00Z"/>
  <w16cex:commentExtensible w16cex:durableId="60AFC95A" w16cex:dateUtc="2023-09-10T16:03:00Z"/>
  <w16cex:commentExtensible w16cex:durableId="737B35AC" w16cex:dateUtc="2023-09-10T16:05:00Z"/>
  <w16cex:commentExtensible w16cex:durableId="649A3839" w16cex:dateUtc="2023-09-10T16:09:00Z"/>
  <w16cex:commentExtensible w16cex:durableId="3C6ABA79" w16cex:dateUtc="2023-09-10T16:09:00Z"/>
  <w16cex:commentExtensible w16cex:durableId="36F4E94A" w16cex:dateUtc="2023-09-10T16:14:00Z"/>
  <w16cex:commentExtensible w16cex:durableId="7FCBEF57" w16cex:dateUtc="2023-09-10T16:16:00Z"/>
  <w16cex:commentExtensible w16cex:durableId="3F61FFB0" w16cex:dateUtc="2023-09-10T16:17:00Z"/>
  <w16cex:commentExtensible w16cex:durableId="34BD0E10" w16cex:dateUtc="2023-09-10T16:08:00Z"/>
  <w16cex:commentExtensible w16cex:durableId="6F3E3959" w16cex:dateUtc="2023-09-10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54C6A1" w16cid:durableId="085009D0"/>
  <w16cid:commentId w16cid:paraId="089B7541" w16cid:durableId="1DA8F48B"/>
  <w16cid:commentId w16cid:paraId="2A09BAA6" w16cid:durableId="0A43F675"/>
  <w16cid:commentId w16cid:paraId="0578C5A9" w16cid:durableId="3E208CA4"/>
  <w16cid:commentId w16cid:paraId="5EEB9B91" w16cid:durableId="6BE33B77"/>
  <w16cid:commentId w16cid:paraId="3E4369E0" w16cid:durableId="315F7936"/>
  <w16cid:commentId w16cid:paraId="4BEA7158" w16cid:durableId="78ECCE95"/>
  <w16cid:commentId w16cid:paraId="38E216F1" w16cid:durableId="455F423A"/>
  <w16cid:commentId w16cid:paraId="08DC7BF4" w16cid:durableId="37A50694"/>
  <w16cid:commentId w16cid:paraId="3E9D711B" w16cid:durableId="4B946A9D"/>
  <w16cid:commentId w16cid:paraId="602F4E83" w16cid:durableId="60AFC95A"/>
  <w16cid:commentId w16cid:paraId="6AC49D0B" w16cid:durableId="737B35AC"/>
  <w16cid:commentId w16cid:paraId="0A84E876" w16cid:durableId="649A3839"/>
  <w16cid:commentId w16cid:paraId="7DCA52BC" w16cid:durableId="3C6ABA79"/>
  <w16cid:commentId w16cid:paraId="54A2E767" w16cid:durableId="36F4E94A"/>
  <w16cid:commentId w16cid:paraId="6140A98D" w16cid:durableId="7FCBEF57"/>
  <w16cid:commentId w16cid:paraId="52795E70" w16cid:durableId="3F61FFB0"/>
  <w16cid:commentId w16cid:paraId="424C06A7" w16cid:durableId="34BD0E10"/>
  <w16cid:commentId w16cid:paraId="3831FAFE" w16cid:durableId="6F3E395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rica Ryan">
    <w15:presenceInfo w15:providerId="AD" w15:userId="S::erica@ipso.info::06a2208c-00c0-446c-9d47-03cca5d42d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3E"/>
    <w:rsid w:val="000048AF"/>
    <w:rsid w:val="00083C5E"/>
    <w:rsid w:val="000A03AD"/>
    <w:rsid w:val="000B69A7"/>
    <w:rsid w:val="000C005D"/>
    <w:rsid w:val="000E609F"/>
    <w:rsid w:val="002B01FC"/>
    <w:rsid w:val="00323B13"/>
    <w:rsid w:val="00362764"/>
    <w:rsid w:val="003A7CB0"/>
    <w:rsid w:val="004B12D8"/>
    <w:rsid w:val="004D5D2D"/>
    <w:rsid w:val="00512B2B"/>
    <w:rsid w:val="00555B87"/>
    <w:rsid w:val="005E033C"/>
    <w:rsid w:val="0061559F"/>
    <w:rsid w:val="00637AE0"/>
    <w:rsid w:val="00645B2D"/>
    <w:rsid w:val="007314BB"/>
    <w:rsid w:val="00753FCF"/>
    <w:rsid w:val="00757BE7"/>
    <w:rsid w:val="00786BA5"/>
    <w:rsid w:val="00835B3B"/>
    <w:rsid w:val="008459B0"/>
    <w:rsid w:val="008F3A47"/>
    <w:rsid w:val="00956B86"/>
    <w:rsid w:val="009B4933"/>
    <w:rsid w:val="00AB0A0E"/>
    <w:rsid w:val="00B54E20"/>
    <w:rsid w:val="00B707A4"/>
    <w:rsid w:val="00BD1A35"/>
    <w:rsid w:val="00C826B2"/>
    <w:rsid w:val="00D22620"/>
    <w:rsid w:val="00E034E5"/>
    <w:rsid w:val="00E06101"/>
    <w:rsid w:val="00E42D80"/>
    <w:rsid w:val="00EB4BF1"/>
    <w:rsid w:val="00F84A3E"/>
    <w:rsid w:val="00FB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319B"/>
  <w15:chartTrackingRefBased/>
  <w15:docId w15:val="{88119D23-6E06-A945-ABF0-B9BBE9A9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A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84A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4A3E"/>
    <w:pPr>
      <w:spacing w:after="160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4A3E"/>
    <w:rPr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7314BB"/>
    <w:pPr>
      <w:spacing w:after="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14BB"/>
    <w:pPr>
      <w:spacing w:after="120"/>
    </w:pPr>
    <w:rPr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14BB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3</cp:revision>
  <dcterms:created xsi:type="dcterms:W3CDTF">2023-09-10T16:17:00Z</dcterms:created>
  <dcterms:modified xsi:type="dcterms:W3CDTF">2023-09-11T03:14:00Z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66f7e30a-7f06-44b5-9ad1-9e8756d9c23d</vt:lpwstr>
  </property>
  <property fmtid="{D5CDD505-2E9C-101B-9397-08002B2CF9AE}" pid="3" name="MSIP_Label_9143b89d-8325-4a4f-af33-6c3d77b09f6a_Enabled">
    <vt:lpwstr>true</vt:lpwstr>
  </property>
  <property fmtid="{D5CDD505-2E9C-101B-9397-08002B2CF9AE}" pid="4" name="MSIP_Label_9143b89d-8325-4a4f-af33-6c3d77b09f6a_SetDate">
    <vt:lpwstr>2023-09-10T15:50:01Z</vt:lpwstr>
  </property>
  <property fmtid="{D5CDD505-2E9C-101B-9397-08002B2CF9AE}" pid="5" name="MSIP_Label_9143b89d-8325-4a4f-af33-6c3d77b09f6a_Method">
    <vt:lpwstr>Privileged</vt:lpwstr>
  </property>
  <property fmtid="{D5CDD505-2E9C-101B-9397-08002B2CF9AE}" pid="6" name="MSIP_Label_9143b89d-8325-4a4f-af33-6c3d77b09f6a_Name">
    <vt:lpwstr>NOT REQUIRED and EXCLUDED</vt:lpwstr>
  </property>
  <property fmtid="{D5CDD505-2E9C-101B-9397-08002B2CF9AE}" pid="7" name="MSIP_Label_9143b89d-8325-4a4f-af33-6c3d77b09f6a_SiteId">
    <vt:lpwstr>f99760d3-5078-4f40-83d1-a583536181f6</vt:lpwstr>
  </property>
  <property fmtid="{D5CDD505-2E9C-101B-9397-08002B2CF9AE}" pid="8" name="MSIP_Label_9143b89d-8325-4a4f-af33-6c3d77b09f6a_ActionId">
    <vt:lpwstr>9dda07a2-c498-47c0-886e-f066ff84ae67</vt:lpwstr>
  </property>
  <property fmtid="{D5CDD505-2E9C-101B-9397-08002B2CF9AE}" pid="9" name="MSIP_Label_9143b89d-8325-4a4f-af33-6c3d77b09f6a_ContentBits">
    <vt:lpwstr>0</vt:lpwstr>
  </property>
</Properties>
</file>
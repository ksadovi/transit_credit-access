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E171F" w14:textId="77777777" w:rsidR="00F84A3E" w:rsidRPr="006D2ECE" w:rsidRDefault="00F84A3E">
      <w:pPr>
        <w:ind w:firstLine="720"/>
        <w:jc w:val="center"/>
        <w:rPr>
          <w:rFonts w:ascii="Times New Roman" w:hAnsi="Times New Roman" w:cs="Times New Roman"/>
        </w:rPr>
        <w:pPrChange w:id="0" w:author="Kyra Sadovi" w:date="2023-09-12T13:57:00Z">
          <w:pPr>
            <w:jc w:val="center"/>
          </w:pPr>
        </w:pPrChange>
      </w:pPr>
      <w:r w:rsidRPr="006D2ECE">
        <w:rPr>
          <w:rFonts w:ascii="Times New Roman" w:hAnsi="Times New Roman" w:cs="Times New Roman"/>
        </w:rPr>
        <w:t>Statement of Purpose</w:t>
      </w:r>
    </w:p>
    <w:p w14:paraId="7D89C68B" w14:textId="77777777" w:rsidR="00F84A3E" w:rsidRPr="006D2ECE" w:rsidRDefault="00F84A3E">
      <w:pPr>
        <w:ind w:firstLine="720"/>
        <w:jc w:val="center"/>
        <w:rPr>
          <w:rFonts w:ascii="Times New Roman" w:hAnsi="Times New Roman" w:cs="Times New Roman"/>
        </w:rPr>
        <w:pPrChange w:id="1" w:author="Kyra Sadovi" w:date="2023-09-12T13:57:00Z">
          <w:pPr>
            <w:jc w:val="center"/>
          </w:pPr>
        </w:pPrChange>
      </w:pPr>
      <w:r w:rsidRPr="006D2ECE">
        <w:rPr>
          <w:rFonts w:ascii="Times New Roman" w:hAnsi="Times New Roman" w:cs="Times New Roman"/>
        </w:rPr>
        <w:t>Kyra Sadovi</w:t>
      </w:r>
    </w:p>
    <w:p w14:paraId="00471E0B" w14:textId="4D4C6139" w:rsidR="001C1F0A" w:rsidRPr="006D2ECE" w:rsidRDefault="001C1F0A" w:rsidP="001C1F0A">
      <w:pPr>
        <w:spacing w:after="0"/>
        <w:ind w:firstLine="720"/>
        <w:rPr>
          <w:ins w:id="2" w:author="Kyra Sadovi" w:date="2023-09-12T13:55:00Z"/>
          <w:rFonts w:ascii="Times New Roman" w:hAnsi="Times New Roman" w:cs="Times New Roman"/>
        </w:rPr>
      </w:pPr>
      <w:ins w:id="3" w:author="Kyra Sadovi" w:date="2023-09-12T13:55:00Z">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w:t>
        </w:r>
      </w:ins>
      <w:ins w:id="4" w:author="Kyra Sadovi" w:date="2023-09-12T14:16:00Z">
        <w:r w:rsidR="001253B3">
          <w:rPr>
            <w:rFonts w:ascii="Times New Roman" w:hAnsi="Times New Roman" w:cs="Times New Roman"/>
          </w:rPr>
          <w:t xml:space="preserve">layoffs causing </w:t>
        </w:r>
      </w:ins>
      <w:commentRangeStart w:id="5"/>
      <w:ins w:id="6" w:author="Kyra Sadovi" w:date="2023-09-12T13:55:00Z">
        <w:r>
          <w:rPr>
            <w:rFonts w:ascii="Times New Roman" w:hAnsi="Times New Roman" w:cs="Times New Roman"/>
          </w:rPr>
          <w:t>visible migration of friends, family, and neighbors</w:t>
        </w:r>
        <w:commentRangeEnd w:id="5"/>
        <w:r>
          <w:rPr>
            <w:rStyle w:val="CommentReference"/>
          </w:rPr>
          <w:commentReference w:id="5"/>
        </w:r>
        <w:r>
          <w:rPr>
            <w:rFonts w:ascii="Times New Roman" w:hAnsi="Times New Roman" w:cs="Times New Roman"/>
          </w:rPr>
          <w:t xml:space="preserve">, even as a child it was impossible not to start asking questions about what </w:t>
        </w:r>
      </w:ins>
      <w:ins w:id="7" w:author="Kyra Sadovi" w:date="2023-09-12T14:07:00Z">
        <w:r w:rsidR="005F7F59">
          <w:rPr>
            <w:rFonts w:ascii="Times New Roman" w:hAnsi="Times New Roman" w:cs="Times New Roman"/>
          </w:rPr>
          <w:t>those</w:t>
        </w:r>
      </w:ins>
      <w:ins w:id="8" w:author="Kyra Sadovi" w:date="2023-09-12T13:55:00Z">
        <w:r>
          <w:rPr>
            <w:rFonts w:ascii="Times New Roman" w:hAnsi="Times New Roman" w:cs="Times New Roman"/>
          </w:rPr>
          <w:t xml:space="preserve"> trends meant.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w:t>
        </w:r>
      </w:ins>
      <w:ins w:id="9" w:author="Kyra Sadovi" w:date="2023-09-12T14:07:00Z">
        <w:r w:rsidR="005F7F59">
          <w:rPr>
            <w:rFonts w:ascii="Times New Roman" w:hAnsi="Times New Roman" w:cs="Times New Roman"/>
          </w:rPr>
          <w:t>the</w:t>
        </w:r>
      </w:ins>
      <w:ins w:id="10" w:author="Kyra Sadovi" w:date="2023-09-12T13:55:00Z">
        <w:r>
          <w:rPr>
            <w:rFonts w:ascii="Times New Roman" w:hAnsi="Times New Roman" w:cs="Times New Roman"/>
          </w:rPr>
          <w:t xml:space="preserve"> questions I had. Now, inspired by my coursework, my experiences working on economic research, and my personal experiences living in Chicago and Washington, D.C., I hope to </w:t>
        </w:r>
        <w:r w:rsidRPr="0099737E">
          <w:rPr>
            <w:rFonts w:ascii="Times New Roman" w:hAnsi="Times New Roman" w:cs="Times New Roman"/>
          </w:rPr>
          <w:t xml:space="preserve">become a research economist </w:t>
        </w:r>
        <w:commentRangeStart w:id="11"/>
        <w:r w:rsidRPr="0099737E">
          <w:rPr>
            <w:rFonts w:ascii="Times New Roman" w:hAnsi="Times New Roman" w:cs="Times New Roman"/>
          </w:rPr>
          <w:t>specializing in housing and urban economics</w:t>
        </w:r>
        <w:commentRangeEnd w:id="11"/>
        <w:r>
          <w:rPr>
            <w:rStyle w:val="CommentReference"/>
          </w:rPr>
          <w:commentReference w:id="11"/>
        </w:r>
        <w:r w:rsidRPr="0099737E">
          <w:rPr>
            <w:rFonts w:ascii="Times New Roman" w:hAnsi="Times New Roman" w:cs="Times New Roman"/>
          </w:rPr>
          <w:t>.</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ins>
    </w:p>
    <w:p w14:paraId="2992AADF" w14:textId="1DB33D65" w:rsidR="00F84A3E" w:rsidDel="001C1F0A" w:rsidRDefault="00A35AFF" w:rsidP="001C1F0A">
      <w:pPr>
        <w:spacing w:after="0"/>
        <w:ind w:firstLine="720"/>
        <w:rPr>
          <w:ins w:id="12" w:author="Daniel Garcia Molina" w:date="2023-09-08T14:52:00Z"/>
          <w:del w:id="13" w:author="Kyra Sadovi" w:date="2023-09-12T13:55:00Z"/>
          <w:rFonts w:ascii="Times New Roman" w:hAnsi="Times New Roman" w:cs="Times New Roman"/>
        </w:rPr>
      </w:pPr>
      <w:ins w:id="14" w:author="Daniel Garcia Molina" w:date="2023-09-08T14:47:00Z">
        <w:del w:id="15" w:author="Kyra Sadovi" w:date="2023-09-12T13:55:00Z">
          <w:r w:rsidDel="001C1F0A">
            <w:rPr>
              <w:rFonts w:ascii="Times New Roman" w:hAnsi="Times New Roman" w:cs="Times New Roman"/>
            </w:rPr>
            <w:delText xml:space="preserve">Based on my experiences observing policy </w:delText>
          </w:r>
          <w:commentRangeStart w:id="16"/>
          <w:r w:rsidDel="001C1F0A">
            <w:rPr>
              <w:rFonts w:ascii="Times New Roman" w:hAnsi="Times New Roman" w:cs="Times New Roman"/>
            </w:rPr>
            <w:delText>changes like X in Chicago, under</w:delText>
          </w:r>
        </w:del>
      </w:ins>
      <w:ins w:id="17" w:author="Daniel Garcia Molina" w:date="2023-09-08T14:48:00Z">
        <w:del w:id="18" w:author="Kyra Sadovi" w:date="2023-09-12T13:55:00Z">
          <w:r w:rsidDel="001C1F0A">
            <w:rPr>
              <w:rFonts w:ascii="Times New Roman" w:hAnsi="Times New Roman" w:cs="Times New Roman"/>
            </w:rPr>
            <w:delText xml:space="preserve">graduate and graduate training in mathematics and economics, and my time as a research assistant at the Federal Reserve, </w:delText>
          </w:r>
        </w:del>
      </w:ins>
      <w:commentRangeEnd w:id="16"/>
      <w:ins w:id="19" w:author="Daniel Garcia Molina" w:date="2023-09-08T14:50:00Z">
        <w:del w:id="20" w:author="Kyra Sadovi" w:date="2023-09-12T13:55:00Z">
          <w:r w:rsidDel="001C1F0A">
            <w:rPr>
              <w:rStyle w:val="CommentReference"/>
              <w:kern w:val="0"/>
              <w14:ligatures w14:val="none"/>
            </w:rPr>
            <w:commentReference w:id="16"/>
          </w:r>
        </w:del>
      </w:ins>
      <w:ins w:id="21" w:author="Daniel Garcia Molina" w:date="2023-09-08T14:48:00Z">
        <w:del w:id="22" w:author="Kyra Sadovi" w:date="2023-09-12T13:55:00Z">
          <w:r w:rsidDel="001C1F0A">
            <w:rPr>
              <w:rFonts w:ascii="Times New Roman" w:hAnsi="Times New Roman" w:cs="Times New Roman"/>
            </w:rPr>
            <w:delText xml:space="preserve">my goal </w:delText>
          </w:r>
        </w:del>
      </w:ins>
      <w:ins w:id="23" w:author="Daniel Garcia Molina" w:date="2023-09-08T14:49:00Z">
        <w:del w:id="24" w:author="Kyra Sadovi" w:date="2023-09-12T13:55:00Z">
          <w:r w:rsidDel="001C1F0A">
            <w:rPr>
              <w:rFonts w:ascii="Times New Roman" w:hAnsi="Times New Roman" w:cs="Times New Roman"/>
            </w:rPr>
            <w:delText xml:space="preserve">is to become an economist specializing in housing and urban economics.  I </w:delText>
          </w:r>
        </w:del>
      </w:ins>
      <w:del w:id="25" w:author="Kyra Sadovi" w:date="2023-09-12T13:55:00Z">
        <w:r w:rsidR="00F84A3E" w:rsidRPr="006D2ECE" w:rsidDel="001C1F0A">
          <w:rPr>
            <w:rFonts w:ascii="Times New Roman" w:hAnsi="Times New Roman" w:cs="Times New Roman"/>
          </w:rPr>
          <w:delText xml:space="preserve">I witnessed firsthand the impact of economic </w:delText>
        </w:r>
        <w:r w:rsidR="00143870" w:rsidDel="001C1F0A">
          <w:rPr>
            <w:rFonts w:ascii="Times New Roman" w:hAnsi="Times New Roman" w:cs="Times New Roman"/>
          </w:rPr>
          <w:delText>policy</w:delText>
        </w:r>
        <w:r w:rsidR="00F84A3E" w:rsidRPr="006D2ECE" w:rsidDel="001C1F0A">
          <w:rPr>
            <w:rFonts w:ascii="Times New Roman" w:hAnsi="Times New Roman" w:cs="Times New Roman"/>
          </w:rPr>
          <w:delText xml:space="preserve"> on communities</w:delText>
        </w:r>
        <w:r w:rsidR="000A03AD" w:rsidDel="001C1F0A">
          <w:rPr>
            <w:rFonts w:ascii="Times New Roman" w:hAnsi="Times New Roman" w:cs="Times New Roman"/>
          </w:rPr>
          <w:delText xml:space="preserve"> while growing up in post-recession Chicago</w:delText>
        </w:r>
        <w:r w:rsidR="00F84A3E" w:rsidRPr="006D2ECE" w:rsidDel="001C1F0A">
          <w:rPr>
            <w:rFonts w:ascii="Times New Roman" w:hAnsi="Times New Roman" w:cs="Times New Roman"/>
          </w:rPr>
          <w:delText xml:space="preserve">. </w:delText>
        </w:r>
        <w:r w:rsidR="00E06101" w:rsidDel="001C1F0A">
          <w:rPr>
            <w:rFonts w:ascii="Times New Roman" w:hAnsi="Times New Roman" w:cs="Times New Roman"/>
          </w:rPr>
          <w:delText>As a research assistant</w:delText>
        </w:r>
        <w:r w:rsidR="00F84A3E" w:rsidRPr="0099737E" w:rsidDel="001C1F0A">
          <w:rPr>
            <w:rFonts w:ascii="Times New Roman" w:hAnsi="Times New Roman" w:cs="Times New Roman"/>
          </w:rPr>
          <w:delText xml:space="preserve"> at the </w:delText>
        </w:r>
        <w:r w:rsidR="00083C5E" w:rsidDel="001C1F0A">
          <w:rPr>
            <w:rFonts w:ascii="Times New Roman" w:hAnsi="Times New Roman" w:cs="Times New Roman"/>
          </w:rPr>
          <w:delText xml:space="preserve">Board of Governors of the </w:delText>
        </w:r>
        <w:r w:rsidR="00083C5E" w:rsidRPr="0099737E" w:rsidDel="001C1F0A">
          <w:rPr>
            <w:rFonts w:ascii="Times New Roman" w:hAnsi="Times New Roman" w:cs="Times New Roman"/>
          </w:rPr>
          <w:delText>Federal Reserve</w:delText>
        </w:r>
        <w:r w:rsidR="00E06101" w:rsidDel="001C1F0A">
          <w:rPr>
            <w:rFonts w:ascii="Times New Roman" w:hAnsi="Times New Roman" w:cs="Times New Roman"/>
          </w:rPr>
          <w:delText xml:space="preserve">, I </w:delText>
        </w:r>
        <w:r w:rsidR="000A03AD" w:rsidDel="001C1F0A">
          <w:rPr>
            <w:rFonts w:ascii="Times New Roman" w:hAnsi="Times New Roman" w:cs="Times New Roman"/>
          </w:rPr>
          <w:delText>saw</w:delText>
        </w:r>
        <w:r w:rsidR="00E06101" w:rsidDel="001C1F0A">
          <w:rPr>
            <w:rFonts w:ascii="Times New Roman" w:hAnsi="Times New Roman" w:cs="Times New Roman"/>
          </w:rPr>
          <w:delText xml:space="preserve"> how quantitative economic models can </w:delText>
        </w:r>
        <w:r w:rsidR="00083C5E" w:rsidDel="001C1F0A">
          <w:rPr>
            <w:rFonts w:ascii="Times New Roman" w:hAnsi="Times New Roman" w:cs="Times New Roman"/>
          </w:rPr>
          <w:delText>measure the effects of</w:delText>
        </w:r>
        <w:r w:rsidR="00E06101" w:rsidDel="001C1F0A">
          <w:rPr>
            <w:rFonts w:ascii="Times New Roman" w:hAnsi="Times New Roman" w:cs="Times New Roman"/>
          </w:rPr>
          <w:delText xml:space="preserve"> </w:delText>
        </w:r>
        <w:r w:rsidR="000A03AD" w:rsidDel="001C1F0A">
          <w:rPr>
            <w:rFonts w:ascii="Times New Roman" w:hAnsi="Times New Roman" w:cs="Times New Roman"/>
          </w:rPr>
          <w:delText>policy to the benefit of the public at large. I</w:delText>
        </w:r>
        <w:r w:rsidR="00E034E5" w:rsidDel="001C1F0A">
          <w:rPr>
            <w:rFonts w:ascii="Times New Roman" w:hAnsi="Times New Roman" w:cs="Times New Roman"/>
          </w:rPr>
          <w:delText>nspired</w:delText>
        </w:r>
        <w:r w:rsidR="000A03AD" w:rsidDel="001C1F0A">
          <w:rPr>
            <w:rFonts w:ascii="Times New Roman" w:hAnsi="Times New Roman" w:cs="Times New Roman"/>
          </w:rPr>
          <w:delText xml:space="preserve"> by my experiences working on economic research, my coursework in economics and math, and my personal experiences living in Chicago and Washington, D.C., I hope to </w:delText>
        </w:r>
        <w:r w:rsidR="00F84A3E" w:rsidRPr="0099737E" w:rsidDel="001C1F0A">
          <w:rPr>
            <w:rFonts w:ascii="Times New Roman" w:hAnsi="Times New Roman" w:cs="Times New Roman"/>
          </w:rPr>
          <w:delText>become a research economist specializing in housing and urban economics.</w:delText>
        </w:r>
        <w:r w:rsidR="00E06101" w:rsidDel="001C1F0A">
          <w:rPr>
            <w:rFonts w:ascii="Times New Roman" w:hAnsi="Times New Roman" w:cs="Times New Roman"/>
          </w:rPr>
          <w:delText xml:space="preserve"> </w:delText>
        </w:r>
        <w:r w:rsidR="00F84A3E" w:rsidRPr="006D2ECE" w:rsidDel="001C1F0A">
          <w:rPr>
            <w:rFonts w:ascii="Times New Roman" w:hAnsi="Times New Roman" w:cs="Times New Roman"/>
          </w:rPr>
          <w:delText xml:space="preserve">I believe I am an excellent candidate to join the 2024 economics Ph.D. cohort at </w:delText>
        </w:r>
        <w:r w:rsidR="00F84A3E" w:rsidRPr="006D2ECE" w:rsidDel="001C1F0A">
          <w:rPr>
            <w:rFonts w:ascii="Times New Roman" w:hAnsi="Times New Roman" w:cs="Times New Roman"/>
            <w:color w:val="FF0000"/>
            <w:highlight w:val="yellow"/>
            <w:u w:val="single"/>
          </w:rPr>
          <w:delText>UNIVERSITY</w:delText>
        </w:r>
        <w:r w:rsidR="00F84A3E" w:rsidRPr="006D2ECE" w:rsidDel="001C1F0A">
          <w:rPr>
            <w:rFonts w:ascii="Times New Roman" w:hAnsi="Times New Roman" w:cs="Times New Roman"/>
          </w:rPr>
          <w:delText>.</w:delText>
        </w:r>
      </w:del>
    </w:p>
    <w:p w14:paraId="5A573473" w14:textId="2FEA5582" w:rsidR="00A35AFF" w:rsidDel="001C1F0A" w:rsidRDefault="00A35AFF" w:rsidP="005F7F59">
      <w:pPr>
        <w:spacing w:after="0"/>
        <w:ind w:firstLine="720"/>
        <w:rPr>
          <w:del w:id="26" w:author="Kyra Sadovi" w:date="2023-09-12T11:43:00Z"/>
          <w:rFonts w:ascii="Times New Roman" w:hAnsi="Times New Roman" w:cs="Times New Roman"/>
        </w:rPr>
      </w:pPr>
      <w:ins w:id="27" w:author="Daniel Garcia Molina" w:date="2023-09-08T14:52:00Z">
        <w:r>
          <w:rPr>
            <w:rFonts w:ascii="Times New Roman" w:hAnsi="Times New Roman" w:cs="Times New Roman"/>
          </w:rPr>
          <w:t>I have worked as a research assistant</w:t>
        </w:r>
      </w:ins>
      <w:ins w:id="28" w:author="Kyra Sadovi" w:date="2023-09-12T15:32:00Z">
        <w:r w:rsidR="006004B7">
          <w:rPr>
            <w:rFonts w:ascii="Times New Roman" w:hAnsi="Times New Roman" w:cs="Times New Roman"/>
          </w:rPr>
          <w:t xml:space="preserve"> (RA)</w:t>
        </w:r>
      </w:ins>
      <w:ins w:id="29" w:author="Daniel Garcia Molina" w:date="2023-09-08T14:52:00Z">
        <w:r>
          <w:rPr>
            <w:rFonts w:ascii="Times New Roman" w:hAnsi="Times New Roman" w:cs="Times New Roman"/>
          </w:rPr>
          <w:t xml:space="preserve"> at the</w:t>
        </w:r>
      </w:ins>
      <w:ins w:id="30" w:author="Kyra Sadovi" w:date="2023-09-12T14:17:00Z">
        <w:r w:rsidR="001253B3">
          <w:rPr>
            <w:rFonts w:ascii="Times New Roman" w:hAnsi="Times New Roman" w:cs="Times New Roman"/>
          </w:rPr>
          <w:t xml:space="preserve"> Board of Governors of the</w:t>
        </w:r>
      </w:ins>
      <w:ins w:id="31" w:author="Daniel Garcia Molina" w:date="2023-09-08T14:52:00Z">
        <w:r>
          <w:rPr>
            <w:rFonts w:ascii="Times New Roman" w:hAnsi="Times New Roman" w:cs="Times New Roman"/>
          </w:rPr>
          <w:t xml:space="preserve"> Federal Reserve </w:t>
        </w:r>
      </w:ins>
      <w:ins w:id="32" w:author="Kyra Sadovi" w:date="2023-09-12T14:24:00Z">
        <w:r w:rsidR="001253B3">
          <w:rPr>
            <w:rFonts w:ascii="Times New Roman" w:hAnsi="Times New Roman" w:cs="Times New Roman"/>
          </w:rPr>
          <w:t xml:space="preserve">in the division of Research and Statistics </w:t>
        </w:r>
      </w:ins>
      <w:ins w:id="33" w:author="Daniel Garcia Molina" w:date="2023-09-08T14:52:00Z">
        <w:r>
          <w:rPr>
            <w:rFonts w:ascii="Times New Roman" w:hAnsi="Times New Roman" w:cs="Times New Roman"/>
          </w:rPr>
          <w:t>since</w:t>
        </w:r>
      </w:ins>
      <w:ins w:id="34" w:author="Kyra Sadovi" w:date="2023-09-12T15:33:00Z">
        <w:r w:rsidR="006004B7">
          <w:rPr>
            <w:rFonts w:ascii="Times New Roman" w:hAnsi="Times New Roman" w:cs="Times New Roman"/>
          </w:rPr>
          <w:t xml:space="preserve"> June</w:t>
        </w:r>
      </w:ins>
      <w:ins w:id="35" w:author="Daniel Garcia Molina" w:date="2023-09-08T14:52:00Z">
        <w:r>
          <w:rPr>
            <w:rFonts w:ascii="Times New Roman" w:hAnsi="Times New Roman" w:cs="Times New Roman"/>
          </w:rPr>
          <w:t xml:space="preserve"> </w:t>
        </w:r>
        <w:del w:id="36" w:author="Kyra Sadovi" w:date="2023-09-12T12:23:00Z">
          <w:r w:rsidDel="00C7053A">
            <w:rPr>
              <w:rFonts w:ascii="Times New Roman" w:hAnsi="Times New Roman" w:cs="Times New Roman"/>
            </w:rPr>
            <w:delText>X</w:delText>
          </w:r>
        </w:del>
      </w:ins>
      <w:ins w:id="37" w:author="Kyra Sadovi" w:date="2023-09-12T12:23:00Z">
        <w:r w:rsidR="00C7053A">
          <w:rPr>
            <w:rFonts w:ascii="Times New Roman" w:hAnsi="Times New Roman" w:cs="Times New Roman"/>
          </w:rPr>
          <w:t>2021</w:t>
        </w:r>
      </w:ins>
      <w:ins w:id="38" w:author="Daniel Garcia Molina" w:date="2023-09-08T14:52:00Z">
        <w:del w:id="39" w:author="Kyra Sadovi" w:date="2023-09-12T14:24:00Z">
          <w:r w:rsidDel="001253B3">
            <w:rPr>
              <w:rFonts w:ascii="Times New Roman" w:hAnsi="Times New Roman" w:cs="Times New Roman"/>
            </w:rPr>
            <w:delText xml:space="preserve"> in </w:delText>
          </w:r>
        </w:del>
      </w:ins>
      <w:ins w:id="40" w:author="Daniel Garcia Molina" w:date="2023-09-08T14:53:00Z">
        <w:del w:id="41" w:author="Kyra Sadovi" w:date="2023-09-12T14:24:00Z">
          <w:r w:rsidDel="001253B3">
            <w:rPr>
              <w:rFonts w:ascii="Times New Roman" w:hAnsi="Times New Roman" w:cs="Times New Roman"/>
            </w:rPr>
            <w:delText>the division of Research and Statistics</w:delText>
          </w:r>
        </w:del>
      </w:ins>
      <w:ins w:id="42" w:author="Kyra Sadovi" w:date="2023-09-12T12:23:00Z">
        <w:r w:rsidR="00C7053A">
          <w:rPr>
            <w:rFonts w:ascii="Times New Roman" w:hAnsi="Times New Roman" w:cs="Times New Roman"/>
          </w:rPr>
          <w:t>.</w:t>
        </w:r>
      </w:ins>
      <w:ins w:id="43" w:author="Daniel Garcia Molina" w:date="2023-09-08T14:53:00Z">
        <w:del w:id="44" w:author="Kyra Sadovi" w:date="2023-09-12T12:23:00Z">
          <w:r w:rsidDel="00C7053A">
            <w:rPr>
              <w:rFonts w:ascii="Times New Roman" w:hAnsi="Times New Roman" w:cs="Times New Roman"/>
            </w:rPr>
            <w:delText xml:space="preserve"> working</w:delText>
          </w:r>
        </w:del>
      </w:ins>
      <w:ins w:id="45" w:author="Kyra Sadovi" w:date="2023-09-12T12:23:00Z">
        <w:r w:rsidR="00C7053A">
          <w:rPr>
            <w:rFonts w:ascii="Times New Roman" w:hAnsi="Times New Roman" w:cs="Times New Roman"/>
          </w:rPr>
          <w:t xml:space="preserve"> I work</w:t>
        </w:r>
      </w:ins>
      <w:ins w:id="46" w:author="Daniel Garcia Molina" w:date="2023-09-08T14:53:00Z">
        <w:r>
          <w:rPr>
            <w:rFonts w:ascii="Times New Roman" w:hAnsi="Times New Roman" w:cs="Times New Roman"/>
          </w:rPr>
          <w:t xml:space="preserve"> in a section </w:t>
        </w:r>
        <w:del w:id="47" w:author="Kyra Sadovi" w:date="2023-09-12T14:50:00Z">
          <w:r w:rsidDel="00F7600D">
            <w:rPr>
              <w:rFonts w:ascii="Times New Roman" w:hAnsi="Times New Roman" w:cs="Times New Roman"/>
            </w:rPr>
            <w:delText xml:space="preserve">that is </w:delText>
          </w:r>
        </w:del>
        <w:r>
          <w:rPr>
            <w:rFonts w:ascii="Times New Roman" w:hAnsi="Times New Roman" w:cs="Times New Roman"/>
          </w:rPr>
          <w:t>charged with coordinating the Fed</w:t>
        </w:r>
        <w:del w:id="48" w:author="Kyra Sadovi" w:date="2023-09-12T12:24:00Z">
          <w:r w:rsidDel="00C7053A">
            <w:rPr>
              <w:rFonts w:ascii="Times New Roman" w:hAnsi="Times New Roman" w:cs="Times New Roman"/>
            </w:rPr>
            <w:delText>’s</w:delText>
          </w:r>
        </w:del>
        <w:r>
          <w:rPr>
            <w:rFonts w:ascii="Times New Roman" w:hAnsi="Times New Roman" w:cs="Times New Roman"/>
          </w:rPr>
          <w:t xml:space="preserve"> staff’s view of GDP growth.</w:t>
        </w:r>
        <w:del w:id="49" w:author="Kyra Sadovi" w:date="2023-09-12T12:23:00Z">
          <w:r w:rsidDel="00C7053A">
            <w:rPr>
              <w:rFonts w:ascii="Times New Roman" w:hAnsi="Times New Roman" w:cs="Times New Roman"/>
            </w:rPr>
            <w:delText xml:space="preserve"> </w:delText>
          </w:r>
        </w:del>
        <w:r>
          <w:rPr>
            <w:rFonts w:ascii="Times New Roman" w:hAnsi="Times New Roman" w:cs="Times New Roman"/>
          </w:rPr>
          <w:t xml:space="preserve"> </w:t>
        </w:r>
      </w:ins>
      <w:ins w:id="50" w:author="Daniel Garcia Molina" w:date="2023-09-08T14:54:00Z">
        <w:r w:rsidR="00582D77">
          <w:rPr>
            <w:rFonts w:ascii="Times New Roman" w:hAnsi="Times New Roman" w:cs="Times New Roman"/>
          </w:rPr>
          <w:t>With over 350</w:t>
        </w:r>
        <w:del w:id="51" w:author="Kyra Sadovi" w:date="2023-09-12T12:23:00Z">
          <w:r w:rsidR="00582D77" w:rsidDel="00C7053A">
            <w:rPr>
              <w:rFonts w:ascii="Times New Roman" w:hAnsi="Times New Roman" w:cs="Times New Roman"/>
            </w:rPr>
            <w:delText xml:space="preserve"> (?)</w:delText>
          </w:r>
        </w:del>
        <w:r w:rsidR="00582D77">
          <w:rPr>
            <w:rFonts w:ascii="Times New Roman" w:hAnsi="Times New Roman" w:cs="Times New Roman"/>
          </w:rPr>
          <w:t xml:space="preserve"> PhD economists, working at the Fed has </w:t>
        </w:r>
      </w:ins>
      <w:ins w:id="52" w:author="Daniel Garcia Molina" w:date="2023-09-08T14:55:00Z">
        <w:r w:rsidR="00582D77">
          <w:rPr>
            <w:rFonts w:ascii="Times New Roman" w:hAnsi="Times New Roman" w:cs="Times New Roman"/>
          </w:rPr>
          <w:t>already felt like being at a very large university</w:t>
        </w:r>
      </w:ins>
      <w:ins w:id="53" w:author="Daniel Garcia Molina" w:date="2023-09-08T15:11:00Z">
        <w:r w:rsidR="007B733F">
          <w:rPr>
            <w:rFonts w:ascii="Times New Roman" w:hAnsi="Times New Roman" w:cs="Times New Roman"/>
          </w:rPr>
          <w:t xml:space="preserve">. </w:t>
        </w:r>
        <w:del w:id="54" w:author="Kyra Sadovi" w:date="2023-09-12T11:55:00Z">
          <w:r w:rsidR="007B733F" w:rsidDel="000C2A2B">
            <w:rPr>
              <w:rFonts w:ascii="Times New Roman" w:hAnsi="Times New Roman" w:cs="Times New Roman"/>
            </w:rPr>
            <w:delText xml:space="preserve"> </w:delText>
          </w:r>
          <w:r w:rsidR="007B733F" w:rsidRPr="00810161" w:rsidDel="000C2A2B">
            <w:rPr>
              <w:rFonts w:ascii="Times New Roman" w:hAnsi="Times New Roman" w:cs="Times New Roman"/>
              <w:highlight w:val="yellow"/>
              <w:rPrChange w:id="55" w:author="Daniel Garcia Molina" w:date="2023-09-08T15:18:00Z">
                <w:rPr>
                  <w:rFonts w:ascii="Times New Roman" w:hAnsi="Times New Roman" w:cs="Times New Roman"/>
                </w:rPr>
              </w:rPrChange>
            </w:rPr>
            <w:delText xml:space="preserve">Something about how many internal and external seminars </w:delText>
          </w:r>
        </w:del>
      </w:ins>
      <w:ins w:id="56" w:author="Daniel Garcia Molina" w:date="2023-09-08T15:18:00Z">
        <w:del w:id="57" w:author="Kyra Sadovi" w:date="2023-09-12T11:55:00Z">
          <w:r w:rsidR="00810161" w:rsidRPr="00810161" w:rsidDel="000C2A2B">
            <w:rPr>
              <w:rFonts w:ascii="Times New Roman" w:hAnsi="Times New Roman" w:cs="Times New Roman"/>
              <w:highlight w:val="yellow"/>
              <w:rPrChange w:id="58" w:author="Daniel Garcia Molina" w:date="2023-09-08T15:18:00Z">
                <w:rPr>
                  <w:rFonts w:ascii="Times New Roman" w:hAnsi="Times New Roman" w:cs="Times New Roman"/>
                </w:rPr>
              </w:rPrChange>
            </w:rPr>
            <w:delText>there are</w:delText>
          </w:r>
        </w:del>
      </w:ins>
      <w:ins w:id="59" w:author="Daniel Garcia Molina" w:date="2023-09-12T11:17:00Z">
        <w:del w:id="60" w:author="Kyra Sadovi" w:date="2023-09-12T11:55:00Z">
          <w:r w:rsidR="00E3368A" w:rsidDel="000C2A2B">
            <w:rPr>
              <w:rFonts w:ascii="Times New Roman" w:hAnsi="Times New Roman" w:cs="Times New Roman"/>
            </w:rPr>
            <w:delText>/</w:delText>
          </w:r>
          <w:r w:rsidR="00E3368A" w:rsidRPr="00E3368A" w:rsidDel="000C2A2B">
            <w:rPr>
              <w:rFonts w:ascii="Times New Roman" w:hAnsi="Times New Roman" w:cs="Times New Roman"/>
              <w:highlight w:val="yellow"/>
              <w:rPrChange w:id="61" w:author="Daniel Garcia Molina" w:date="2023-09-12T11:18:00Z">
                <w:rPr>
                  <w:rFonts w:ascii="Times New Roman" w:hAnsi="Times New Roman" w:cs="Times New Roman"/>
                </w:rPr>
              </w:rPrChange>
            </w:rPr>
            <w:delText>something else you’ve enjoyed</w:delText>
          </w:r>
        </w:del>
      </w:ins>
      <w:ins w:id="62" w:author="Daniel Garcia Molina" w:date="2023-09-12T11:18:00Z">
        <w:del w:id="63" w:author="Kyra Sadovi" w:date="2023-09-12T11:55:00Z">
          <w:r w:rsidR="00E3368A" w:rsidDel="000C2A2B">
            <w:rPr>
              <w:rFonts w:ascii="Times New Roman" w:hAnsi="Times New Roman" w:cs="Times New Roman"/>
              <w:highlight w:val="yellow"/>
            </w:rPr>
            <w:delText>… some thoughts next.</w:delText>
          </w:r>
        </w:del>
      </w:ins>
      <w:ins w:id="64" w:author="Daniel Garcia Molina" w:date="2023-09-08T14:55:00Z">
        <w:del w:id="65" w:author="Kyra Sadovi" w:date="2023-09-12T11:55:00Z">
          <w:r w:rsidR="00582D77" w:rsidRPr="00E3368A" w:rsidDel="000C2A2B">
            <w:rPr>
              <w:rFonts w:ascii="Times New Roman" w:hAnsi="Times New Roman" w:cs="Times New Roman"/>
              <w:highlight w:val="yellow"/>
              <w:rPrChange w:id="66" w:author="Daniel Garcia Molina" w:date="2023-09-12T11:18:00Z">
                <w:rPr>
                  <w:rFonts w:ascii="Times New Roman" w:hAnsi="Times New Roman" w:cs="Times New Roman"/>
                </w:rPr>
              </w:rPrChange>
            </w:rPr>
            <w:delText xml:space="preserve"> Given all the shocks the economy has faced in recent years (</w:delText>
          </w:r>
        </w:del>
      </w:ins>
      <w:ins w:id="67" w:author="Daniel Garcia Molina" w:date="2023-09-08T14:57:00Z">
        <w:del w:id="68" w:author="Kyra Sadovi" w:date="2023-09-12T11:55:00Z">
          <w:r w:rsidR="00582D77" w:rsidRPr="00E3368A" w:rsidDel="000C2A2B">
            <w:rPr>
              <w:rFonts w:ascii="Times New Roman" w:hAnsi="Times New Roman" w:cs="Times New Roman"/>
              <w:highlight w:val="yellow"/>
              <w:rPrChange w:id="69" w:author="Daniel Garcia Molina" w:date="2023-09-12T11:18:00Z">
                <w:rPr>
                  <w:rFonts w:ascii="Times New Roman" w:hAnsi="Times New Roman" w:cs="Times New Roman"/>
                </w:rPr>
              </w:rPrChange>
            </w:rPr>
            <w:delText xml:space="preserve">e.g. </w:delText>
          </w:r>
        </w:del>
      </w:ins>
      <w:ins w:id="70" w:author="Daniel Garcia Molina" w:date="2023-09-08T14:55:00Z">
        <w:del w:id="71" w:author="Kyra Sadovi" w:date="2023-09-12T11:55:00Z">
          <w:r w:rsidR="00582D77" w:rsidRPr="00E3368A" w:rsidDel="000C2A2B">
            <w:rPr>
              <w:rFonts w:ascii="Times New Roman" w:hAnsi="Times New Roman" w:cs="Times New Roman"/>
              <w:highlight w:val="yellow"/>
              <w:rPrChange w:id="72" w:author="Daniel Garcia Molina" w:date="2023-09-12T11:18:00Z">
                <w:rPr>
                  <w:rFonts w:ascii="Times New Roman" w:hAnsi="Times New Roman" w:cs="Times New Roman"/>
                </w:rPr>
              </w:rPrChange>
            </w:rPr>
            <w:delText xml:space="preserve">COVID, supply chain disruptions, </w:delText>
          </w:r>
        </w:del>
      </w:ins>
      <w:ins w:id="73" w:author="Daniel Garcia Molina" w:date="2023-09-08T14:56:00Z">
        <w:del w:id="74" w:author="Kyra Sadovi" w:date="2023-09-12T11:55:00Z">
          <w:r w:rsidR="00582D77" w:rsidRPr="00E3368A" w:rsidDel="000C2A2B">
            <w:rPr>
              <w:rFonts w:ascii="Times New Roman" w:hAnsi="Times New Roman" w:cs="Times New Roman"/>
              <w:highlight w:val="yellow"/>
              <w:rPrChange w:id="75" w:author="Daniel Garcia Molina" w:date="2023-09-12T11:18:00Z">
                <w:rPr>
                  <w:rFonts w:ascii="Times New Roman" w:hAnsi="Times New Roman" w:cs="Times New Roman"/>
                </w:rPr>
              </w:rPrChange>
            </w:rPr>
            <w:delText>high inflation, tighter monetary policy), it has been a very exciting time at the Federal Reserve.</w:delText>
          </w:r>
          <w:r w:rsidR="00582D77" w:rsidDel="000C2A2B">
            <w:rPr>
              <w:rFonts w:ascii="Times New Roman" w:hAnsi="Times New Roman" w:cs="Times New Roman"/>
            </w:rPr>
            <w:delText xml:space="preserve">  </w:delText>
          </w:r>
        </w:del>
        <w:r w:rsidR="00582D77">
          <w:rPr>
            <w:rFonts w:ascii="Times New Roman" w:hAnsi="Times New Roman" w:cs="Times New Roman"/>
          </w:rPr>
          <w:t xml:space="preserve">I have </w:t>
        </w:r>
        <w:del w:id="76" w:author="Kyra Sadovi" w:date="2023-09-12T14:50:00Z">
          <w:r w:rsidR="00582D77" w:rsidDel="00F7600D">
            <w:rPr>
              <w:rFonts w:ascii="Times New Roman" w:hAnsi="Times New Roman" w:cs="Times New Roman"/>
            </w:rPr>
            <w:delText>been able to observe</w:delText>
          </w:r>
        </w:del>
      </w:ins>
      <w:ins w:id="77" w:author="Kyra Sadovi" w:date="2023-09-12T14:50:00Z">
        <w:r w:rsidR="00F7600D">
          <w:rPr>
            <w:rFonts w:ascii="Times New Roman" w:hAnsi="Times New Roman" w:cs="Times New Roman"/>
          </w:rPr>
          <w:t>observed</w:t>
        </w:r>
      </w:ins>
      <w:ins w:id="78" w:author="Daniel Garcia Molina" w:date="2023-09-08T14:56:00Z">
        <w:r w:rsidR="00582D77">
          <w:rPr>
            <w:rFonts w:ascii="Times New Roman" w:hAnsi="Times New Roman" w:cs="Times New Roman"/>
          </w:rPr>
          <w:t xml:space="preserve"> how economists near me use </w:t>
        </w:r>
      </w:ins>
      <w:ins w:id="79" w:author="Daniel Garcia Molina" w:date="2023-09-08T14:58:00Z">
        <w:r w:rsidR="00582D77">
          <w:rPr>
            <w:rFonts w:ascii="Times New Roman" w:hAnsi="Times New Roman" w:cs="Times New Roman"/>
          </w:rPr>
          <w:t>state-of-the-art economic research</w:t>
        </w:r>
      </w:ins>
      <w:ins w:id="80" w:author="Daniel Garcia Molina" w:date="2023-09-08T14:56:00Z">
        <w:r w:rsidR="00582D77">
          <w:rPr>
            <w:rFonts w:ascii="Times New Roman" w:hAnsi="Times New Roman" w:cs="Times New Roman"/>
          </w:rPr>
          <w:t xml:space="preserve"> to tackle issues related to </w:t>
        </w:r>
      </w:ins>
      <w:ins w:id="81" w:author="Daniel Garcia Molina" w:date="2023-09-08T14:57:00Z">
        <w:r w:rsidR="00582D77">
          <w:rPr>
            <w:rFonts w:ascii="Times New Roman" w:hAnsi="Times New Roman" w:cs="Times New Roman"/>
          </w:rPr>
          <w:t>household finance and monetary policy.</w:t>
        </w:r>
        <w:del w:id="82" w:author="Kyra Sadovi" w:date="2023-09-12T12:24:00Z">
          <w:r w:rsidR="00582D77" w:rsidDel="00C7053A">
            <w:rPr>
              <w:rFonts w:ascii="Times New Roman" w:hAnsi="Times New Roman" w:cs="Times New Roman"/>
            </w:rPr>
            <w:delText xml:space="preserve"> </w:delText>
          </w:r>
        </w:del>
      </w:ins>
      <w:ins w:id="83" w:author="Daniel Garcia Molina" w:date="2023-09-08T15:01:00Z">
        <w:del w:id="84" w:author="Kyra Sadovi" w:date="2023-09-12T12:24:00Z">
          <w:r w:rsidR="00582D77" w:rsidDel="00C7053A">
            <w:rPr>
              <w:rFonts w:ascii="Times New Roman" w:hAnsi="Times New Roman" w:cs="Times New Roman"/>
            </w:rPr>
            <w:delText>Also,</w:delText>
          </w:r>
        </w:del>
        <w:r w:rsidR="00582D77">
          <w:rPr>
            <w:rFonts w:ascii="Times New Roman" w:hAnsi="Times New Roman" w:cs="Times New Roman"/>
          </w:rPr>
          <w:t xml:space="preserve"> </w:t>
        </w:r>
        <w:del w:id="85" w:author="Kyra Sadovi" w:date="2023-09-12T13:57:00Z">
          <w:r w:rsidR="00582D77" w:rsidDel="001C1F0A">
            <w:rPr>
              <w:rFonts w:ascii="Times New Roman" w:hAnsi="Times New Roman" w:cs="Times New Roman"/>
            </w:rPr>
            <w:delText xml:space="preserve">I have found it enriching to work on economics research in the past two years, in addition to the research I had already conducted prior to joining the </w:delText>
          </w:r>
        </w:del>
      </w:ins>
      <w:ins w:id="86" w:author="Daniel Garcia Molina" w:date="2023-09-08T15:02:00Z">
        <w:del w:id="87" w:author="Kyra Sadovi" w:date="2023-09-12T13:57:00Z">
          <w:r w:rsidR="00582D77" w:rsidDel="001C1F0A">
            <w:rPr>
              <w:rFonts w:ascii="Times New Roman" w:hAnsi="Times New Roman" w:cs="Times New Roman"/>
            </w:rPr>
            <w:delText>Fed.</w:delText>
          </w:r>
        </w:del>
      </w:ins>
      <w:ins w:id="88" w:author="Daniel Garcia Molina" w:date="2023-09-08T15:11:00Z">
        <w:del w:id="89" w:author="Kyra Sadovi" w:date="2023-09-12T11:44:00Z">
          <w:r w:rsidR="007B733F" w:rsidDel="00410949">
            <w:rPr>
              <w:rFonts w:ascii="Times New Roman" w:hAnsi="Times New Roman" w:cs="Times New Roman"/>
            </w:rPr>
            <w:delText xml:space="preserve"> </w:delText>
          </w:r>
        </w:del>
        <w:del w:id="90" w:author="Kyra Sadovi" w:date="2023-09-12T13:57:00Z">
          <w:r w:rsidR="007B733F" w:rsidDel="001C1F0A">
            <w:rPr>
              <w:rFonts w:ascii="Times New Roman" w:hAnsi="Times New Roman" w:cs="Times New Roman"/>
            </w:rPr>
            <w:delText xml:space="preserve"> These experiences, together with my previous background, </w:delText>
          </w:r>
        </w:del>
        <w:del w:id="91" w:author="Kyra Sadovi" w:date="2023-09-12T11:43:00Z">
          <w:r w:rsidR="007B733F" w:rsidDel="00410949">
            <w:rPr>
              <w:rFonts w:ascii="Times New Roman" w:hAnsi="Times New Roman" w:cs="Times New Roman"/>
            </w:rPr>
            <w:delText xml:space="preserve">which I will shortly elaborate on, </w:delText>
          </w:r>
        </w:del>
      </w:ins>
      <w:ins w:id="92" w:author="Daniel Garcia Molina" w:date="2023-09-08T15:12:00Z">
        <w:del w:id="93" w:author="Kyra Sadovi" w:date="2023-09-12T13:57:00Z">
          <w:r w:rsidR="007B733F" w:rsidDel="001C1F0A">
            <w:rPr>
              <w:rFonts w:ascii="Times New Roman" w:hAnsi="Times New Roman" w:cs="Times New Roman"/>
            </w:rPr>
            <w:delText>have cemented my interest in obtaining an economics PhD.</w:delText>
          </w:r>
        </w:del>
      </w:ins>
    </w:p>
    <w:p w14:paraId="5A240107" w14:textId="250C843A" w:rsidR="001C1F0A" w:rsidRDefault="001C1F0A" w:rsidP="001C1F0A">
      <w:pPr>
        <w:spacing w:after="0"/>
        <w:ind w:firstLine="720"/>
        <w:rPr>
          <w:ins w:id="94" w:author="Kyra Sadovi" w:date="2023-09-12T15:50:00Z"/>
          <w:rFonts w:ascii="Times New Roman" w:hAnsi="Times New Roman" w:cs="Times New Roman"/>
        </w:rPr>
      </w:pPr>
      <w:ins w:id="95" w:author="Kyra Sadovi" w:date="2023-09-12T13:56:00Z">
        <w:r>
          <w:rPr>
            <w:rFonts w:ascii="Times New Roman" w:hAnsi="Times New Roman" w:cs="Times New Roman"/>
          </w:rPr>
          <w:t xml:space="preserve">I am familiar with statistical packages </w:t>
        </w:r>
        <w:commentRangeStart w:id="96"/>
        <w:commentRangeStart w:id="97"/>
        <w:commentRangeStart w:id="98"/>
        <w:r>
          <w:rPr>
            <w:rFonts w:ascii="Times New Roman" w:hAnsi="Times New Roman" w:cs="Times New Roman"/>
          </w:rPr>
          <w:t xml:space="preserve">including R, Julia, and Matlab, </w:t>
        </w:r>
      </w:ins>
      <w:ins w:id="99" w:author="Kyra Sadovi" w:date="2023-09-12T13:57:00Z">
        <w:r>
          <w:rPr>
            <w:rFonts w:ascii="Times New Roman" w:hAnsi="Times New Roman" w:cs="Times New Roman"/>
          </w:rPr>
          <w:t>skills</w:t>
        </w:r>
      </w:ins>
      <w:ins w:id="100" w:author="Kyra Sadovi" w:date="2023-09-12T13:56:00Z">
        <w:r>
          <w:rPr>
            <w:rFonts w:ascii="Times New Roman" w:hAnsi="Times New Roman" w:cs="Times New Roman"/>
          </w:rPr>
          <w:t xml:space="preserve"> I </w:t>
        </w:r>
      </w:ins>
      <w:ins w:id="101" w:author="Kyra Sadovi" w:date="2023-09-12T13:58:00Z">
        <w:r>
          <w:rPr>
            <w:rFonts w:ascii="Times New Roman" w:hAnsi="Times New Roman" w:cs="Times New Roman"/>
          </w:rPr>
          <w:t xml:space="preserve">learned in classes but </w:t>
        </w:r>
      </w:ins>
      <w:ins w:id="102" w:author="Kyra Sadovi" w:date="2023-09-12T14:17:00Z">
        <w:r w:rsidR="001253B3">
          <w:rPr>
            <w:rFonts w:ascii="Times New Roman" w:hAnsi="Times New Roman" w:cs="Times New Roman"/>
          </w:rPr>
          <w:t>honed</w:t>
        </w:r>
      </w:ins>
      <w:ins w:id="103" w:author="Kyra Sadovi" w:date="2023-09-12T13:56:00Z">
        <w:r>
          <w:rPr>
            <w:rFonts w:ascii="Times New Roman" w:hAnsi="Times New Roman" w:cs="Times New Roman"/>
          </w:rPr>
          <w:t xml:space="preserve"> as a research assistant at the </w:t>
        </w:r>
        <w:r w:rsidRPr="001C1F0A">
          <w:rPr>
            <w:rFonts w:ascii="Times New Roman" w:hAnsi="Times New Roman" w:cs="Times New Roman"/>
          </w:rPr>
          <w:t>Fed</w:t>
        </w:r>
        <w:r w:rsidRPr="001C1F0A">
          <w:rPr>
            <w:rFonts w:ascii="Times New Roman" w:hAnsi="Times New Roman" w:cs="Times New Roman"/>
            <w:rPrChange w:id="104" w:author="Kyra Sadovi" w:date="2023-09-12T13:58:00Z">
              <w:rPr>
                <w:rFonts w:ascii="Times New Roman" w:hAnsi="Times New Roman" w:cs="Times New Roman"/>
                <w:highlight w:val="yellow"/>
              </w:rPr>
            </w:rPrChange>
          </w:rPr>
          <w:t>.</w:t>
        </w:r>
        <w:commentRangeEnd w:id="96"/>
        <w:r w:rsidRPr="001C1F0A">
          <w:rPr>
            <w:rStyle w:val="CommentReference"/>
            <w:kern w:val="0"/>
            <w14:ligatures w14:val="none"/>
            <w:rPrChange w:id="105" w:author="Kyra Sadovi" w:date="2023-09-12T13:58:00Z">
              <w:rPr>
                <w:rStyle w:val="CommentReference"/>
                <w:kern w:val="0"/>
                <w:highlight w:val="yellow"/>
                <w14:ligatures w14:val="none"/>
              </w:rPr>
            </w:rPrChange>
          </w:rPr>
          <w:commentReference w:id="96"/>
        </w:r>
        <w:commentRangeEnd w:id="97"/>
        <w:r w:rsidRPr="001C1F0A">
          <w:rPr>
            <w:rStyle w:val="CommentReference"/>
            <w:kern w:val="0"/>
            <w14:ligatures w14:val="none"/>
            <w:rPrChange w:id="106" w:author="Kyra Sadovi" w:date="2023-09-12T13:58:00Z">
              <w:rPr>
                <w:rStyle w:val="CommentReference"/>
                <w:kern w:val="0"/>
                <w:highlight w:val="yellow"/>
                <w14:ligatures w14:val="none"/>
              </w:rPr>
            </w:rPrChange>
          </w:rPr>
          <w:commentReference w:id="97"/>
        </w:r>
      </w:ins>
      <w:commentRangeEnd w:id="98"/>
      <w:ins w:id="107" w:author="Kyra Sadovi" w:date="2023-09-12T14:25:00Z">
        <w:r w:rsidR="001253B3">
          <w:rPr>
            <w:rStyle w:val="CommentReference"/>
            <w:kern w:val="0"/>
            <w14:ligatures w14:val="none"/>
          </w:rPr>
          <w:commentReference w:id="98"/>
        </w:r>
      </w:ins>
      <w:ins w:id="108" w:author="Kyra Sadovi" w:date="2023-09-12T13:56:00Z">
        <w:r w:rsidRPr="001C1F0A">
          <w:rPr>
            <w:rFonts w:ascii="Times New Roman" w:hAnsi="Times New Roman" w:cs="Times New Roman"/>
            <w:rPrChange w:id="109" w:author="Kyra Sadovi" w:date="2023-09-12T13:58:00Z">
              <w:rPr>
                <w:rFonts w:ascii="Times New Roman" w:hAnsi="Times New Roman" w:cs="Times New Roman"/>
                <w:highlight w:val="yellow"/>
              </w:rPr>
            </w:rPrChange>
          </w:rPr>
          <w:t xml:space="preserve"> </w:t>
        </w:r>
      </w:ins>
    </w:p>
    <w:p w14:paraId="7657D6CC" w14:textId="36C15E0C" w:rsidR="00B45303" w:rsidRDefault="00B45303" w:rsidP="00B45303">
      <w:pPr>
        <w:spacing w:after="0"/>
        <w:ind w:firstLine="720"/>
        <w:rPr>
          <w:ins w:id="110" w:author="Kyra Sadovi" w:date="2023-09-12T15:50:00Z"/>
          <w:rFonts w:ascii="Times New Roman" w:hAnsi="Times New Roman" w:cs="Times New Roman"/>
        </w:rPr>
      </w:pPr>
      <w:ins w:id="111" w:author="Kyra Sadovi" w:date="2023-09-12T15:50:00Z">
        <w:r>
          <w:rPr>
            <w:rFonts w:ascii="Times New Roman" w:hAnsi="Times New Roman" w:cs="Times New Roman"/>
          </w:rPr>
          <w:t>The first is with my supervisor</w:t>
        </w:r>
        <w:r w:rsidRPr="006D2ECE">
          <w:rPr>
            <w:rFonts w:ascii="Times New Roman" w:hAnsi="Times New Roman" w:cs="Times New Roman"/>
          </w:rPr>
          <w:t>, Andrew Paciorek, and economists Benjamin Keys and Will Dobbie</w:t>
        </w:r>
        <w:r>
          <w:rPr>
            <w:rFonts w:ascii="Times New Roman" w:hAnsi="Times New Roman" w:cs="Times New Roman"/>
          </w:rPr>
          <w:t>,</w:t>
        </w:r>
        <w:r w:rsidRPr="006D2ECE">
          <w:rPr>
            <w:rFonts w:ascii="Times New Roman" w:hAnsi="Times New Roman" w:cs="Times New Roman"/>
          </w:rPr>
          <w:t xml:space="preserve"> on </w:t>
        </w:r>
        <w:r>
          <w:rPr>
            <w:rFonts w:ascii="Times New Roman" w:hAnsi="Times New Roman" w:cs="Times New Roman"/>
          </w:rPr>
          <w:t>a</w:t>
        </w:r>
        <w:r w:rsidRPr="006D2ECE">
          <w:rPr>
            <w:rFonts w:ascii="Times New Roman" w:hAnsi="Times New Roman" w:cs="Times New Roman"/>
          </w:rPr>
          <w:t xml:space="preserve"> project focusing on </w:t>
        </w:r>
        <w:r>
          <w:rPr>
            <w:rFonts w:ascii="Times New Roman" w:hAnsi="Times New Roman" w:cs="Times New Roman"/>
          </w:rPr>
          <w:t>differences in mortgage performance and approval likelihoods by race and ethnicity.</w:t>
        </w:r>
        <w:r w:rsidRPr="00410949">
          <w:t xml:space="preserve"> </w:t>
        </w:r>
        <w:r w:rsidRPr="00410949">
          <w:rPr>
            <w:rFonts w:ascii="Times New Roman" w:hAnsi="Times New Roman" w:cs="Times New Roman"/>
          </w:rPr>
          <w:t>I’ve been intrigued by the residential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Pr>
            <w:rFonts w:ascii="Times New Roman" w:hAnsi="Times New Roman" w:cs="Times New Roman"/>
          </w:rPr>
          <w:t xml:space="preserve">. </w:t>
        </w:r>
      </w:ins>
    </w:p>
    <w:p w14:paraId="6C397BFC" w14:textId="22D83ACF" w:rsidR="00B45303" w:rsidRDefault="00B45303" w:rsidP="00B45303">
      <w:pPr>
        <w:spacing w:after="0"/>
        <w:ind w:firstLine="720"/>
        <w:rPr>
          <w:ins w:id="112" w:author="Kyra Sadovi" w:date="2023-09-12T13:58:00Z"/>
          <w:rFonts w:ascii="Times New Roman" w:hAnsi="Times New Roman" w:cs="Times New Roman"/>
          <w:highlight w:val="yellow"/>
        </w:rPr>
      </w:pPr>
      <w:ins w:id="113" w:author="Kyra Sadovi" w:date="2023-09-12T15:50:00Z">
        <w:r>
          <w:rPr>
            <w:rFonts w:ascii="Times New Roman" w:hAnsi="Times New Roman" w:cs="Times New Roman"/>
          </w:rPr>
          <w:lastRenderedPageBreak/>
          <w:t>The other</w:t>
        </w:r>
        <w:r w:rsidRPr="006D2ECE">
          <w:rPr>
            <w:rFonts w:ascii="Times New Roman" w:hAnsi="Times New Roman" w:cs="Times New Roman"/>
          </w:rPr>
          <w:t xml:space="preserve"> </w:t>
        </w:r>
        <w:commentRangeStart w:id="114"/>
        <w:r w:rsidRPr="006D2ECE">
          <w:rPr>
            <w:rFonts w:ascii="Times New Roman" w:hAnsi="Times New Roman" w:cs="Times New Roman"/>
          </w:rPr>
          <w:t xml:space="preserve">project I will continue </w:t>
        </w:r>
        <w:commentRangeEnd w:id="114"/>
        <w:r>
          <w:rPr>
            <w:rStyle w:val="CommentReference"/>
            <w:kern w:val="0"/>
            <w14:ligatures w14:val="none"/>
          </w:rPr>
          <w:commentReference w:id="114"/>
        </w:r>
        <w:r w:rsidRPr="006D2ECE">
          <w:rPr>
            <w:rFonts w:ascii="Times New Roman" w:hAnsi="Times New Roman" w:cs="Times New Roman"/>
          </w:rPr>
          <w:t>during my final year at the Board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w:t>
        </w:r>
        <w:r>
          <w:rPr>
            <w:rFonts w:ascii="Times New Roman" w:hAnsi="Times New Roman" w:cs="Times New Roman"/>
          </w:rPr>
          <w:t xml:space="preserve"> write, maintain, and help interpret the statistical methods used in the paper, including t</w:t>
        </w:r>
        <w:r w:rsidRPr="006D2ECE">
          <w:rPr>
            <w:rFonts w:ascii="Times New Roman" w:hAnsi="Times New Roman" w:cs="Times New Roman"/>
          </w:rPr>
          <w:t>wo-way fixed effects</w:t>
        </w:r>
        <w:r>
          <w:rPr>
            <w:rFonts w:ascii="Times New Roman" w:hAnsi="Times New Roman" w:cs="Times New Roman"/>
          </w:rPr>
          <w:t xml:space="preserve"> models 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 xml:space="preserve">trial-and-error looks like with regard to model selection; </w:t>
        </w:r>
        <w:commentRangeStart w:id="115"/>
        <w:r w:rsidRPr="006D2ECE">
          <w:rPr>
            <w:rFonts w:ascii="Times New Roman" w:hAnsi="Times New Roman" w:cs="Times New Roman"/>
          </w:rPr>
          <w:t xml:space="preserve">got more practice working </w:t>
        </w:r>
        <w:commentRangeEnd w:id="115"/>
        <w:r>
          <w:rPr>
            <w:rStyle w:val="CommentReference"/>
            <w:kern w:val="0"/>
            <w14:ligatures w14:val="none"/>
          </w:rPr>
          <w:commentReference w:id="115"/>
        </w:r>
        <w:r w:rsidRPr="006D2ECE">
          <w:rPr>
            <w:rFonts w:ascii="Times New Roman" w:hAnsi="Times New Roman" w:cs="Times New Roman"/>
          </w:rPr>
          <w:t xml:space="preserve">with large datasets after applying for and using both Equifax Consumer Credit Panel data and McDash mortgage data; and learned how to work collaboratively with a coauthor. </w:t>
        </w:r>
        <w:commentRangeStart w:id="116"/>
        <w:commentRangeStart w:id="117"/>
        <w:r>
          <w:rPr>
            <w:rFonts w:ascii="Times New Roman" w:hAnsi="Times New Roman" w:cs="Times New Roman"/>
          </w:rPr>
          <w:t>All of these experiences, together with my previous background, have cemented my interest in obtaining an economics PhD.</w:t>
        </w:r>
        <w:commentRangeEnd w:id="116"/>
        <w:r>
          <w:rPr>
            <w:rStyle w:val="CommentReference"/>
            <w:kern w:val="0"/>
            <w14:ligatures w14:val="none"/>
          </w:rPr>
          <w:commentReference w:id="116"/>
        </w:r>
        <w:commentRangeEnd w:id="117"/>
        <w:r>
          <w:rPr>
            <w:rStyle w:val="CommentReference"/>
            <w:kern w:val="0"/>
            <w14:ligatures w14:val="none"/>
          </w:rPr>
          <w:commentReference w:id="117"/>
        </w:r>
      </w:ins>
    </w:p>
    <w:p w14:paraId="6C99C49E" w14:textId="1326D37B" w:rsidR="001C1F0A" w:rsidRDefault="00B45303" w:rsidP="001C1F0A">
      <w:pPr>
        <w:spacing w:after="0"/>
        <w:ind w:firstLine="720"/>
        <w:rPr>
          <w:ins w:id="118" w:author="Kyra Sadovi" w:date="2023-09-12T13:58:00Z"/>
          <w:rFonts w:ascii="Times New Roman" w:hAnsi="Times New Roman" w:cs="Times New Roman"/>
        </w:rPr>
      </w:pPr>
      <w:ins w:id="119" w:author="Kyra Sadovi" w:date="2023-09-12T15:51:00Z">
        <w:r>
          <w:rPr>
            <w:rFonts w:ascii="Times New Roman" w:hAnsi="Times New Roman" w:cs="Times New Roman"/>
          </w:rPr>
          <w:t>Beyond working on</w:t>
        </w:r>
        <w:r>
          <w:rPr>
            <w:rFonts w:ascii="Times New Roman" w:hAnsi="Times New Roman" w:cs="Times New Roman"/>
          </w:rPr>
          <w:t xml:space="preserve"> academic research, I have also contributed to</w:t>
        </w:r>
        <w:r>
          <w:rPr>
            <w:rFonts w:ascii="Times New Roman" w:hAnsi="Times New Roman" w:cs="Times New Roman"/>
          </w:rPr>
          <w:t xml:space="preserve"> deliverables related to monetary policy.</w:t>
        </w:r>
        <w:r>
          <w:rPr>
            <w:rFonts w:ascii="Times New Roman" w:hAnsi="Times New Roman" w:cs="Times New Roman"/>
          </w:rPr>
          <w:t xml:space="preserve"> </w:t>
        </w:r>
      </w:ins>
      <w:commentRangeStart w:id="120"/>
      <w:commentRangeStart w:id="121"/>
      <w:ins w:id="122" w:author="Kyra Sadovi" w:date="2023-09-12T14:51:00Z">
        <w:r w:rsidR="00F7600D">
          <w:rPr>
            <w:rFonts w:ascii="Times New Roman" w:hAnsi="Times New Roman" w:cs="Times New Roman"/>
          </w:rPr>
          <w:t>My first-year position at the Fed was as the GDP RA</w:t>
        </w:r>
      </w:ins>
      <w:ins w:id="123" w:author="Kyra Sadovi" w:date="2023-09-12T14:19:00Z">
        <w:r w:rsidR="001253B3">
          <w:rPr>
            <w:rFonts w:ascii="Times New Roman" w:hAnsi="Times New Roman" w:cs="Times New Roman"/>
          </w:rPr>
          <w:t>.</w:t>
        </w:r>
      </w:ins>
      <w:ins w:id="124" w:author="Kyra Sadovi" w:date="2023-09-12T13:56:00Z">
        <w:r w:rsidR="001C1F0A" w:rsidRPr="001C1F0A">
          <w:rPr>
            <w:rFonts w:ascii="Times New Roman" w:hAnsi="Times New Roman" w:cs="Times New Roman"/>
            <w:rPrChange w:id="125" w:author="Kyra Sadovi" w:date="2023-09-12T13:58:00Z">
              <w:rPr>
                <w:rFonts w:ascii="Times New Roman" w:hAnsi="Times New Roman" w:cs="Times New Roman"/>
                <w:highlight w:val="yellow"/>
              </w:rPr>
            </w:rPrChange>
          </w:rPr>
          <w:t xml:space="preserve"> </w:t>
        </w:r>
      </w:ins>
      <w:commentRangeEnd w:id="120"/>
      <w:ins w:id="126" w:author="Kyra Sadovi" w:date="2023-09-12T14:51:00Z">
        <w:r w:rsidR="00F7600D">
          <w:rPr>
            <w:rStyle w:val="CommentReference"/>
            <w:kern w:val="0"/>
            <w14:ligatures w14:val="none"/>
          </w:rPr>
          <w:commentReference w:id="120"/>
        </w:r>
      </w:ins>
      <w:commentRangeEnd w:id="121"/>
      <w:ins w:id="127" w:author="Kyra Sadovi" w:date="2023-09-12T15:13:00Z">
        <w:r w:rsidR="007F7758">
          <w:rPr>
            <w:rStyle w:val="CommentReference"/>
            <w:kern w:val="0"/>
            <w14:ligatures w14:val="none"/>
          </w:rPr>
          <w:commentReference w:id="121"/>
        </w:r>
      </w:ins>
      <w:ins w:id="128" w:author="Kyra Sadovi" w:date="2023-09-12T13:56:00Z">
        <w:r w:rsidR="001C1F0A" w:rsidRPr="001C1F0A">
          <w:rPr>
            <w:rFonts w:ascii="Times New Roman" w:hAnsi="Times New Roman" w:cs="Times New Roman"/>
            <w:rPrChange w:id="129" w:author="Kyra Sadovi" w:date="2023-09-12T13:58:00Z">
              <w:rPr>
                <w:rFonts w:ascii="Times New Roman" w:hAnsi="Times New Roman" w:cs="Times New Roman"/>
                <w:highlight w:val="yellow"/>
              </w:rPr>
            </w:rPrChange>
          </w:rPr>
          <w:t xml:space="preserve">My task was to coordinate the large and complex forecasting apparatus at the Fed together with the GDP coordinator. This high-stakes role involved communicating with the division director and other </w:t>
        </w:r>
        <w:commentRangeStart w:id="130"/>
        <w:r w:rsidR="001C1F0A" w:rsidRPr="001C1F0A">
          <w:rPr>
            <w:rFonts w:ascii="Times New Roman" w:hAnsi="Times New Roman" w:cs="Times New Roman"/>
            <w:rPrChange w:id="131" w:author="Kyra Sadovi" w:date="2023-09-12T13:58:00Z">
              <w:rPr>
                <w:rFonts w:ascii="Times New Roman" w:hAnsi="Times New Roman" w:cs="Times New Roman"/>
                <w:highlight w:val="yellow"/>
              </w:rPr>
            </w:rPrChange>
          </w:rPr>
          <w:t xml:space="preserve">higher-ups </w:t>
        </w:r>
      </w:ins>
      <w:commentRangeEnd w:id="130"/>
      <w:ins w:id="132" w:author="Kyra Sadovi" w:date="2023-09-12T15:16:00Z">
        <w:r w:rsidR="007F7758">
          <w:rPr>
            <w:rStyle w:val="CommentReference"/>
            <w:kern w:val="0"/>
            <w14:ligatures w14:val="none"/>
          </w:rPr>
          <w:commentReference w:id="130"/>
        </w:r>
      </w:ins>
      <w:ins w:id="133" w:author="Kyra Sadovi" w:date="2023-09-12T13:56:00Z">
        <w:r w:rsidR="001C1F0A" w:rsidRPr="001C1F0A">
          <w:rPr>
            <w:rFonts w:ascii="Times New Roman" w:hAnsi="Times New Roman" w:cs="Times New Roman"/>
            <w:rPrChange w:id="134" w:author="Kyra Sadovi" w:date="2023-09-12T13:58:00Z">
              <w:rPr>
                <w:rFonts w:ascii="Times New Roman" w:hAnsi="Times New Roman" w:cs="Times New Roman"/>
                <w:highlight w:val="yellow"/>
              </w:rPr>
            </w:rPrChange>
          </w:rPr>
          <w:t xml:space="preserve">at the Fed, and required great </w:t>
        </w:r>
      </w:ins>
      <w:ins w:id="135" w:author="Kyra Sadovi" w:date="2023-09-12T14:52:00Z">
        <w:r w:rsidR="00F7600D">
          <w:rPr>
            <w:rFonts w:ascii="Times New Roman" w:hAnsi="Times New Roman" w:cs="Times New Roman"/>
          </w:rPr>
          <w:t>skill</w:t>
        </w:r>
      </w:ins>
      <w:ins w:id="136" w:author="Kyra Sadovi" w:date="2023-09-12T13:56:00Z">
        <w:r w:rsidR="001C1F0A" w:rsidRPr="001C1F0A">
          <w:rPr>
            <w:rFonts w:ascii="Times New Roman" w:hAnsi="Times New Roman" w:cs="Times New Roman"/>
            <w:rPrChange w:id="137" w:author="Kyra Sadovi" w:date="2023-09-12T13:58:00Z">
              <w:rPr>
                <w:rFonts w:ascii="Times New Roman" w:hAnsi="Times New Roman" w:cs="Times New Roman"/>
                <w:highlight w:val="yellow"/>
              </w:rPr>
            </w:rPrChange>
          </w:rPr>
          <w:t xml:space="preserve"> at time management, communication, precision, and keeping a cool head. Indeed, this position is so intensive it is</w:t>
        </w:r>
        <w:r w:rsidR="001C1F0A">
          <w:rPr>
            <w:rFonts w:ascii="Times New Roman" w:hAnsi="Times New Roman" w:cs="Times New Roman"/>
          </w:rPr>
          <w:t xml:space="preserve"> </w:t>
        </w:r>
      </w:ins>
      <w:ins w:id="138" w:author="Kyra Sadovi" w:date="2023-09-12T14:52:00Z">
        <w:r w:rsidR="00F7600D">
          <w:rPr>
            <w:rFonts w:ascii="Times New Roman" w:hAnsi="Times New Roman" w:cs="Times New Roman"/>
          </w:rPr>
          <w:t xml:space="preserve">only a </w:t>
        </w:r>
      </w:ins>
      <w:ins w:id="139" w:author="Kyra Sadovi" w:date="2023-09-12T13:56:00Z">
        <w:r w:rsidR="001C1F0A">
          <w:rPr>
            <w:rFonts w:ascii="Times New Roman" w:hAnsi="Times New Roman" w:cs="Times New Roman"/>
          </w:rPr>
          <w:t xml:space="preserve">one-year position. </w:t>
        </w:r>
      </w:ins>
    </w:p>
    <w:p w14:paraId="5CDB2B9A" w14:textId="4F4A715A" w:rsidR="00582D77" w:rsidDel="00B45303" w:rsidRDefault="001C1F0A" w:rsidP="001C1F0A">
      <w:pPr>
        <w:spacing w:after="0"/>
        <w:ind w:firstLine="720"/>
        <w:rPr>
          <w:ins w:id="140" w:author="Daniel Garcia Molina" w:date="2023-09-08T15:01:00Z"/>
          <w:del w:id="141" w:author="Kyra Sadovi" w:date="2023-09-12T15:50:00Z"/>
          <w:rFonts w:ascii="Times New Roman" w:hAnsi="Times New Roman" w:cs="Times New Roman"/>
        </w:rPr>
      </w:pPr>
      <w:ins w:id="142" w:author="Kyra Sadovi" w:date="2023-09-12T13:56:00Z">
        <w:r>
          <w:rPr>
            <w:rFonts w:ascii="Times New Roman" w:hAnsi="Times New Roman" w:cs="Times New Roman"/>
          </w:rPr>
          <w:t>I rotated into the housing</w:t>
        </w:r>
      </w:ins>
      <w:ins w:id="143" w:author="Kyra Sadovi" w:date="2023-09-12T14:53:00Z">
        <w:r w:rsidR="00F7600D">
          <w:rPr>
            <w:rFonts w:ascii="Times New Roman" w:hAnsi="Times New Roman" w:cs="Times New Roman"/>
          </w:rPr>
          <w:t xml:space="preserve"> RA</w:t>
        </w:r>
      </w:ins>
      <w:ins w:id="144" w:author="Kyra Sadovi" w:date="2023-09-12T13:56:00Z">
        <w:r>
          <w:rPr>
            <w:rFonts w:ascii="Times New Roman" w:hAnsi="Times New Roman" w:cs="Times New Roman"/>
          </w:rPr>
          <w:t xml:space="preserve"> position</w:t>
        </w:r>
      </w:ins>
      <w:ins w:id="145" w:author="Kyra Sadovi" w:date="2023-09-12T14:52:00Z">
        <w:r w:rsidR="00F7600D">
          <w:rPr>
            <w:rFonts w:ascii="Times New Roman" w:hAnsi="Times New Roman" w:cs="Times New Roman"/>
          </w:rPr>
          <w:t xml:space="preserve"> for the subsequent two years. I</w:t>
        </w:r>
      </w:ins>
      <w:ins w:id="146" w:author="Kyra Sadovi" w:date="2023-09-12T13:56:00Z">
        <w:r>
          <w:rPr>
            <w:rFonts w:ascii="Times New Roman" w:hAnsi="Times New Roman" w:cs="Times New Roman"/>
          </w:rPr>
          <w:t xml:space="preserve"> support</w:t>
        </w:r>
      </w:ins>
      <w:ins w:id="147" w:author="Kyra Sadovi" w:date="2023-09-12T14:53:00Z">
        <w:r w:rsidR="00F7600D">
          <w:rPr>
            <w:rFonts w:ascii="Times New Roman" w:hAnsi="Times New Roman" w:cs="Times New Roman"/>
          </w:rPr>
          <w:t>ed</w:t>
        </w:r>
      </w:ins>
      <w:ins w:id="148" w:author="Kyra Sadovi" w:date="2023-09-12T13:56:00Z">
        <w:r>
          <w:rPr>
            <w:rFonts w:ascii="Times New Roman" w:hAnsi="Times New Roman" w:cs="Times New Roman"/>
          </w:rPr>
          <w:t xml:space="preserve"> the economists working on forecasting residential and nonresidential structures investment. A major achievement during this time was </w:t>
        </w:r>
      </w:ins>
      <w:ins w:id="149" w:author="Kyra Sadovi" w:date="2023-09-12T13:59:00Z">
        <w:r>
          <w:rPr>
            <w:rFonts w:ascii="Times New Roman" w:hAnsi="Times New Roman" w:cs="Times New Roman"/>
          </w:rPr>
          <w:t>working</w:t>
        </w:r>
      </w:ins>
      <w:ins w:id="150" w:author="Kyra Sadovi" w:date="2023-09-12T13:56:00Z">
        <w:r>
          <w:rPr>
            <w:rFonts w:ascii="Times New Roman" w:hAnsi="Times New Roman" w:cs="Times New Roman"/>
          </w:rPr>
          <w:t xml:space="preserve"> with an economist in my section, Eirik Brandsaas, to create DuBoisPlots.jl, a data visualization package in Julia which creates charts in the style of W. E. B. DuBois’s 1900 Paris Exposition figures. I went on to present the package at JuliaCon 2022. Crowning my time as </w:t>
        </w:r>
      </w:ins>
      <w:ins w:id="151" w:author="Kyra Sadovi" w:date="2023-09-12T14:53:00Z">
        <w:r w:rsidR="00F7600D">
          <w:rPr>
            <w:rFonts w:ascii="Times New Roman" w:hAnsi="Times New Roman" w:cs="Times New Roman"/>
          </w:rPr>
          <w:t>the housing RA</w:t>
        </w:r>
      </w:ins>
      <w:ins w:id="152" w:author="Kyra Sadovi" w:date="2023-09-12T13:56:00Z">
        <w:r>
          <w:rPr>
            <w:rFonts w:ascii="Times New Roman" w:hAnsi="Times New Roman" w:cs="Times New Roman"/>
          </w:rPr>
          <w:t>,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Brandsaas, Daniel Garcia 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ins>
    </w:p>
    <w:p w14:paraId="5B4421A4" w14:textId="3AFA00FF" w:rsidR="00582D77" w:rsidDel="00F7600D" w:rsidRDefault="00582D77" w:rsidP="00CC5881">
      <w:pPr>
        <w:spacing w:after="0"/>
        <w:ind w:firstLine="720"/>
        <w:rPr>
          <w:del w:id="153" w:author="Kyra Sadovi" w:date="2023-09-12T11:53:00Z"/>
          <w:rFonts w:ascii="Times New Roman" w:hAnsi="Times New Roman" w:cs="Times New Roman"/>
        </w:rPr>
      </w:pPr>
      <w:ins w:id="154" w:author="Daniel Garcia Molina" w:date="2023-09-08T15:02:00Z">
        <w:del w:id="155" w:author="Kyra Sadovi" w:date="2023-09-12T13:59:00Z">
          <w:r w:rsidDel="001C1F0A">
            <w:rPr>
              <w:rFonts w:ascii="Times New Roman" w:hAnsi="Times New Roman" w:cs="Times New Roman"/>
            </w:rPr>
            <w:delText>At the Fed</w:delText>
          </w:r>
        </w:del>
        <w:del w:id="156" w:author="Kyra Sadovi" w:date="2023-09-12T14:00:00Z">
          <w:r w:rsidDel="001C1F0A">
            <w:rPr>
              <w:rFonts w:ascii="Times New Roman" w:hAnsi="Times New Roman" w:cs="Times New Roman"/>
            </w:rPr>
            <w:delText xml:space="preserve">, </w:delText>
          </w:r>
        </w:del>
      </w:ins>
      <w:moveToRangeStart w:id="157" w:author="Daniel Garcia Molina" w:date="2023-09-08T15:02:00Z" w:name="move145077777"/>
      <w:moveTo w:id="158" w:author="Daniel Garcia Molina" w:date="2023-09-08T15:02:00Z">
        <w:del w:id="159" w:author="Kyra Sadovi" w:date="2023-09-12T14:00:00Z">
          <w:r w:rsidDel="001C1F0A">
            <w:rPr>
              <w:rFonts w:ascii="Times New Roman" w:hAnsi="Times New Roman" w:cs="Times New Roman"/>
            </w:rPr>
            <w:delText>This year</w:delText>
          </w:r>
          <w:r w:rsidRPr="006D2ECE" w:rsidDel="001C1F0A">
            <w:rPr>
              <w:rFonts w:ascii="Times New Roman" w:hAnsi="Times New Roman" w:cs="Times New Roman"/>
            </w:rPr>
            <w:delText xml:space="preserve"> I will continue working </w:delText>
          </w:r>
        </w:del>
      </w:moveTo>
      <w:ins w:id="160" w:author="Daniel Garcia Molina" w:date="2023-09-08T15:02:00Z">
        <w:del w:id="161" w:author="Kyra Sadovi" w:date="2023-09-12T14:00:00Z">
          <w:r w:rsidDel="001C1F0A">
            <w:rPr>
              <w:rFonts w:ascii="Times New Roman" w:hAnsi="Times New Roman" w:cs="Times New Roman"/>
            </w:rPr>
            <w:delText>I have been working with</w:delText>
          </w:r>
        </w:del>
        <w:del w:id="162" w:author="Kyra Sadovi" w:date="2023-09-12T15:50:00Z">
          <w:r w:rsidDel="00B45303">
            <w:rPr>
              <w:rFonts w:ascii="Times New Roman" w:hAnsi="Times New Roman" w:cs="Times New Roman"/>
            </w:rPr>
            <w:delText xml:space="preserve"> </w:delText>
          </w:r>
        </w:del>
      </w:ins>
      <w:moveTo w:id="163" w:author="Daniel Garcia Molina" w:date="2023-09-08T15:02:00Z">
        <w:del w:id="164" w:author="Kyra Sadovi" w:date="2023-09-12T15:50:00Z">
          <w:r w:rsidRPr="006D2ECE" w:rsidDel="00B45303">
            <w:rPr>
              <w:rFonts w:ascii="Times New Roman" w:hAnsi="Times New Roman" w:cs="Times New Roman"/>
            </w:rPr>
            <w:delText xml:space="preserve">with my </w:delText>
          </w:r>
        </w:del>
      </w:moveTo>
      <w:ins w:id="165" w:author="Daniel Garcia Molina" w:date="2023-09-08T15:02:00Z">
        <w:del w:id="166" w:author="Kyra Sadovi" w:date="2023-09-12T15:50:00Z">
          <w:r w:rsidDel="00B45303">
            <w:rPr>
              <w:rFonts w:ascii="Times New Roman" w:hAnsi="Times New Roman" w:cs="Times New Roman"/>
            </w:rPr>
            <w:delText>my supervisor</w:delText>
          </w:r>
        </w:del>
      </w:ins>
      <w:moveTo w:id="167" w:author="Daniel Garcia Molina" w:date="2023-09-08T15:02:00Z">
        <w:del w:id="168" w:author="Kyra Sadovi" w:date="2023-09-12T15:50:00Z">
          <w:r w:rsidRPr="006D2ECE" w:rsidDel="00B45303">
            <w:rPr>
              <w:rFonts w:ascii="Times New Roman" w:hAnsi="Times New Roman" w:cs="Times New Roman"/>
            </w:rPr>
            <w:delText xml:space="preserve">section chief, Andrew Paciorek, and economists Benjamin Keys and Will Dobbie on </w:delText>
          </w:r>
          <w:r w:rsidDel="00B45303">
            <w:rPr>
              <w:rFonts w:ascii="Times New Roman" w:hAnsi="Times New Roman" w:cs="Times New Roman"/>
            </w:rPr>
            <w:delText>a</w:delText>
          </w:r>
          <w:r w:rsidRPr="006D2ECE" w:rsidDel="00B45303">
            <w:rPr>
              <w:rFonts w:ascii="Times New Roman" w:hAnsi="Times New Roman" w:cs="Times New Roman"/>
            </w:rPr>
            <w:delText xml:space="preserve"> project focusing on </w:delText>
          </w:r>
        </w:del>
        <w:commentRangeStart w:id="169"/>
        <w:commentRangeStart w:id="170"/>
        <w:del w:id="171" w:author="Kyra Sadovi" w:date="2023-09-12T14:21:00Z">
          <w:r w:rsidRPr="006D2ECE" w:rsidDel="001253B3">
            <w:rPr>
              <w:rFonts w:ascii="Times New Roman" w:hAnsi="Times New Roman" w:cs="Times New Roman"/>
            </w:rPr>
            <w:delText xml:space="preserve">racial variance </w:delText>
          </w:r>
        </w:del>
      </w:moveTo>
      <w:commentRangeEnd w:id="169"/>
      <w:del w:id="172" w:author="Kyra Sadovi" w:date="2023-09-12T14:21:00Z">
        <w:r w:rsidR="00E3368A" w:rsidDel="001253B3">
          <w:rPr>
            <w:rStyle w:val="CommentReference"/>
            <w:kern w:val="0"/>
            <w14:ligatures w14:val="none"/>
          </w:rPr>
          <w:commentReference w:id="169"/>
        </w:r>
        <w:commentRangeEnd w:id="170"/>
        <w:r w:rsidR="00E3368A" w:rsidDel="001253B3">
          <w:rPr>
            <w:rStyle w:val="CommentReference"/>
            <w:kern w:val="0"/>
            <w14:ligatures w14:val="none"/>
          </w:rPr>
          <w:commentReference w:id="170"/>
        </w:r>
      </w:del>
      <w:moveTo w:id="173" w:author="Daniel Garcia Molina" w:date="2023-09-08T15:02:00Z">
        <w:del w:id="174" w:author="Kyra Sadovi" w:date="2023-09-12T14:21:00Z">
          <w:r w:rsidRPr="006D2ECE" w:rsidDel="001253B3">
            <w:rPr>
              <w:rFonts w:ascii="Times New Roman" w:hAnsi="Times New Roman" w:cs="Times New Roman"/>
            </w:rPr>
            <w:delText>in mortgage performance and approval likelihoods</w:delText>
          </w:r>
        </w:del>
        <w:del w:id="175" w:author="Kyra Sadovi" w:date="2023-09-12T11:53:00Z">
          <w:r w:rsidRPr="006D2ECE" w:rsidDel="00410949">
            <w:rPr>
              <w:rFonts w:ascii="Times New Roman" w:hAnsi="Times New Roman" w:cs="Times New Roman"/>
            </w:rPr>
            <w:delText xml:space="preserve">. </w:delText>
          </w:r>
        </w:del>
      </w:moveTo>
      <w:ins w:id="176" w:author="Daniel Garcia Molina" w:date="2023-09-08T15:12:00Z">
        <w:del w:id="177" w:author="Kyra Sadovi" w:date="2023-09-12T11:53:00Z">
          <w:r w:rsidR="007B733F" w:rsidDel="00410949">
            <w:rPr>
              <w:rFonts w:ascii="Times New Roman" w:hAnsi="Times New Roman" w:cs="Times New Roman"/>
            </w:rPr>
            <w:delText xml:space="preserve"> </w:delText>
          </w:r>
          <w:r w:rsidR="007B733F" w:rsidRPr="007B733F" w:rsidDel="00410949">
            <w:rPr>
              <w:rFonts w:ascii="Times New Roman" w:hAnsi="Times New Roman" w:cs="Times New Roman"/>
              <w:i/>
              <w:iCs/>
              <w:rPrChange w:id="178" w:author="Daniel Garcia Molina" w:date="2023-09-08T15:12:00Z">
                <w:rPr>
                  <w:rFonts w:ascii="Times New Roman" w:hAnsi="Times New Roman" w:cs="Times New Roman"/>
                </w:rPr>
              </w:rPrChange>
            </w:rPr>
            <w:delText>Sentence about why this is an important topic, something like what you have later on about wealth building</w:delText>
          </w:r>
        </w:del>
      </w:ins>
      <w:ins w:id="179" w:author="Daniel Garcia Molina" w:date="2023-09-12T11:19:00Z">
        <w:del w:id="180" w:author="Kyra Sadovi" w:date="2023-09-12T11:53:00Z">
          <w:r w:rsidR="00E3368A" w:rsidDel="00410949">
            <w:rPr>
              <w:rFonts w:ascii="Times New Roman" w:hAnsi="Times New Roman" w:cs="Times New Roman"/>
              <w:i/>
              <w:iCs/>
            </w:rPr>
            <w:delText>, and something about why this is new in this literature</w:delText>
          </w:r>
        </w:del>
      </w:ins>
      <w:ins w:id="181" w:author="Daniel Garcia Molina" w:date="2023-09-08T15:12:00Z">
        <w:del w:id="182" w:author="Kyra Sadovi" w:date="2023-09-12T11:53:00Z">
          <w:r w:rsidR="007B733F" w:rsidRPr="007B733F" w:rsidDel="00410949">
            <w:rPr>
              <w:rFonts w:ascii="Times New Roman" w:hAnsi="Times New Roman" w:cs="Times New Roman"/>
              <w:i/>
              <w:iCs/>
              <w:rPrChange w:id="183" w:author="Daniel Garcia Molina" w:date="2023-09-08T15:12:00Z">
                <w:rPr>
                  <w:rFonts w:ascii="Times New Roman" w:hAnsi="Times New Roman" w:cs="Times New Roman"/>
                </w:rPr>
              </w:rPrChange>
            </w:rPr>
            <w:delText>.</w:delText>
          </w:r>
          <w:r w:rsidR="007B733F" w:rsidDel="00410949">
            <w:rPr>
              <w:rFonts w:ascii="Times New Roman" w:hAnsi="Times New Roman" w:cs="Times New Roman"/>
            </w:rPr>
            <w:delText xml:space="preserve">  </w:delText>
          </w:r>
        </w:del>
      </w:ins>
      <w:moveTo w:id="184" w:author="Daniel Garcia Molina" w:date="2023-09-08T15:02:00Z">
        <w:del w:id="185" w:author="Kyra Sadovi" w:date="2023-09-12T11:53:00Z">
          <w:r w:rsidDel="00410949">
            <w:rPr>
              <w:rFonts w:ascii="Times New Roman" w:hAnsi="Times New Roman" w:cs="Times New Roman"/>
            </w:rPr>
            <w:delText xml:space="preserve">We find that </w:delText>
          </w:r>
          <w:r w:rsidRPr="0086709E" w:rsidDel="00410949">
            <w:rPr>
              <w:rFonts w:ascii="Times New Roman" w:hAnsi="Times New Roman" w:cs="Times New Roman"/>
            </w:rPr>
            <w:delText xml:space="preserve">lenders </w:delText>
          </w:r>
          <w:r w:rsidDel="00410949">
            <w:rPr>
              <w:rFonts w:ascii="Times New Roman" w:hAnsi="Times New Roman" w:cs="Times New Roman"/>
            </w:rPr>
            <w:delText>have been</w:delText>
          </w:r>
          <w:r w:rsidRPr="0086709E" w:rsidDel="00410949">
            <w:rPr>
              <w:rFonts w:ascii="Times New Roman" w:hAnsi="Times New Roman" w:cs="Times New Roman"/>
            </w:rPr>
            <w:delText xml:space="preserve"> increasingly </w:delText>
          </w:r>
          <w:r w:rsidDel="00410949">
            <w:rPr>
              <w:rFonts w:ascii="Times New Roman" w:hAnsi="Times New Roman" w:cs="Times New Roman"/>
            </w:rPr>
            <w:delText>reliant</w:delText>
          </w:r>
          <w:r w:rsidRPr="0086709E" w:rsidDel="00410949">
            <w:rPr>
              <w:rFonts w:ascii="Times New Roman" w:hAnsi="Times New Roman" w:cs="Times New Roman"/>
            </w:rPr>
            <w:delText xml:space="preserve"> on credit score thresholds over time, which incompletely measure default risk across groups. </w:delText>
          </w:r>
          <w:r w:rsidDel="00410949">
            <w:rPr>
              <w:rFonts w:ascii="Times New Roman" w:hAnsi="Times New Roman" w:cs="Times New Roman"/>
            </w:rPr>
            <w:delText>L</w:delText>
          </w:r>
          <w:r w:rsidRPr="0086709E" w:rsidDel="00410949">
            <w:rPr>
              <w:rFonts w:ascii="Times New Roman" w:hAnsi="Times New Roman" w:cs="Times New Roman"/>
            </w:rPr>
            <w:delText xml:space="preserve">ow-income and minority applicants are disproportionately impacted by </w:delText>
          </w:r>
          <w:r w:rsidDel="00410949">
            <w:rPr>
              <w:rFonts w:ascii="Times New Roman" w:hAnsi="Times New Roman" w:cs="Times New Roman"/>
            </w:rPr>
            <w:delText>this trend</w:delText>
          </w:r>
          <w:r w:rsidRPr="0086709E" w:rsidDel="00410949">
            <w:rPr>
              <w:rFonts w:ascii="Times New Roman" w:hAnsi="Times New Roman" w:cs="Times New Roman"/>
            </w:rPr>
            <w:delText xml:space="preserve">, leading to more </w:delText>
          </w:r>
          <w:r w:rsidDel="00410949">
            <w:rPr>
              <w:rFonts w:ascii="Times New Roman" w:hAnsi="Times New Roman" w:cs="Times New Roman"/>
            </w:rPr>
            <w:delText>“</w:delText>
          </w:r>
          <w:r w:rsidRPr="0086709E" w:rsidDel="00410949">
            <w:rPr>
              <w:rFonts w:ascii="Times New Roman" w:hAnsi="Times New Roman" w:cs="Times New Roman"/>
            </w:rPr>
            <w:delText>seemingly random</w:delText>
          </w:r>
          <w:r w:rsidDel="00410949">
            <w:rPr>
              <w:rFonts w:ascii="Times New Roman" w:hAnsi="Times New Roman" w:cs="Times New Roman"/>
            </w:rPr>
            <w:delText>”</w:delText>
          </w:r>
          <w:r w:rsidRPr="0086709E" w:rsidDel="00410949">
            <w:rPr>
              <w:rFonts w:ascii="Times New Roman" w:hAnsi="Times New Roman" w:cs="Times New Roman"/>
            </w:rPr>
            <w:delText xml:space="preserve"> loan decisions for these applicants over time</w:delText>
          </w:r>
          <w:r w:rsidDel="00410949">
            <w:rPr>
              <w:rFonts w:ascii="Times New Roman" w:hAnsi="Times New Roman" w:cs="Times New Roman"/>
            </w:rPr>
            <w:delText>.</w:delText>
          </w:r>
          <w:r w:rsidRPr="006D2ECE" w:rsidDel="00410949">
            <w:rPr>
              <w:rFonts w:ascii="Times New Roman" w:hAnsi="Times New Roman" w:cs="Times New Roman"/>
            </w:rPr>
            <w:delText xml:space="preserve"> </w:delText>
          </w:r>
          <w:r w:rsidRPr="00B707A4" w:rsidDel="00410949">
            <w:rPr>
              <w:rFonts w:ascii="Times New Roman" w:hAnsi="Times New Roman" w:cs="Times New Roman"/>
            </w:rPr>
            <w:delText xml:space="preserve">This project aligns </w:delText>
          </w:r>
          <w:r w:rsidDel="00410949">
            <w:rPr>
              <w:rFonts w:ascii="Times New Roman" w:hAnsi="Times New Roman" w:cs="Times New Roman"/>
            </w:rPr>
            <w:delText>very closely</w:delText>
          </w:r>
          <w:r w:rsidRPr="00B707A4" w:rsidDel="00410949">
            <w:rPr>
              <w:rFonts w:ascii="Times New Roman" w:hAnsi="Times New Roman" w:cs="Times New Roman"/>
            </w:rPr>
            <w:delText xml:space="preserve"> with my future research aspirations. I</w:delText>
          </w:r>
          <w:r w:rsidDel="00410949">
            <w:rPr>
              <w:rFonts w:ascii="Times New Roman" w:hAnsi="Times New Roman" w:cs="Times New Roman"/>
            </w:rPr>
            <w:delText>’</w:delText>
          </w:r>
          <w:r w:rsidRPr="00B707A4" w:rsidDel="00410949">
            <w:rPr>
              <w:rFonts w:ascii="Times New Roman" w:hAnsi="Times New Roman" w:cs="Times New Roman"/>
            </w:rPr>
            <w:delText xml:space="preserve">ve been </w:delText>
          </w:r>
          <w:r w:rsidDel="00410949">
            <w:rPr>
              <w:rFonts w:ascii="Times New Roman" w:hAnsi="Times New Roman" w:cs="Times New Roman"/>
            </w:rPr>
            <w:delText>intrigued</w:delText>
          </w:r>
          <w:r w:rsidRPr="00B707A4" w:rsidDel="00410949">
            <w:rPr>
              <w:rFonts w:ascii="Times New Roman" w:hAnsi="Times New Roman" w:cs="Times New Roman"/>
            </w:rPr>
            <w:delText xml:space="preserve"> by the residential mortgage market since undergrad due to its pivotal role in wealth-building and its implications for addressing broader structural inequality.</w:delText>
          </w:r>
          <w:r w:rsidDel="00410949">
            <w:rPr>
              <w:rFonts w:ascii="Times New Roman" w:hAnsi="Times New Roman" w:cs="Times New Roman"/>
            </w:rPr>
            <w:delText xml:space="preserve"> </w:delText>
          </w:r>
        </w:del>
      </w:moveTo>
    </w:p>
    <w:p w14:paraId="5FCB6D7D" w14:textId="370E4808" w:rsidR="00582D77" w:rsidDel="00410949" w:rsidRDefault="00582D77" w:rsidP="00377983">
      <w:pPr>
        <w:spacing w:after="0"/>
        <w:ind w:firstLine="720"/>
        <w:rPr>
          <w:del w:id="186" w:author="Kyra Sadovi" w:date="2023-09-12T11:44:00Z"/>
          <w:rFonts w:ascii="Times New Roman" w:hAnsi="Times New Roman" w:cs="Times New Roman"/>
        </w:rPr>
      </w:pPr>
      <w:moveTo w:id="187" w:author="Daniel Garcia Molina" w:date="2023-09-08T15:02:00Z">
        <w:del w:id="188" w:author="Kyra Sadovi" w:date="2023-09-12T15:50:00Z">
          <w:r w:rsidRPr="006D2ECE" w:rsidDel="00B45303">
            <w:rPr>
              <w:rFonts w:ascii="Times New Roman" w:hAnsi="Times New Roman" w:cs="Times New Roman"/>
            </w:rPr>
            <w:delText>The other</w:delText>
          </w:r>
        </w:del>
      </w:moveTo>
      <w:ins w:id="189" w:author="Daniel Garcia Molina" w:date="2023-09-08T15:13:00Z">
        <w:del w:id="190" w:author="Kyra Sadovi" w:date="2023-09-12T14:01:00Z">
          <w:r w:rsidR="007B733F" w:rsidDel="001C1F0A">
            <w:rPr>
              <w:rFonts w:ascii="Times New Roman" w:hAnsi="Times New Roman" w:cs="Times New Roman"/>
            </w:rPr>
            <w:delText>Another</w:delText>
          </w:r>
        </w:del>
      </w:ins>
      <w:moveTo w:id="191" w:author="Daniel Garcia Molina" w:date="2023-09-08T15:02:00Z">
        <w:del w:id="192" w:author="Kyra Sadovi" w:date="2023-09-12T15:50:00Z">
          <w:r w:rsidRPr="006D2ECE" w:rsidDel="00B45303">
            <w:rPr>
              <w:rFonts w:ascii="Times New Roman" w:hAnsi="Times New Roman" w:cs="Times New Roman"/>
            </w:rPr>
            <w:delText xml:space="preserve"> </w:delText>
          </w:r>
          <w:commentRangeStart w:id="193"/>
          <w:r w:rsidRPr="006D2ECE" w:rsidDel="00B45303">
            <w:rPr>
              <w:rFonts w:ascii="Times New Roman" w:hAnsi="Times New Roman" w:cs="Times New Roman"/>
            </w:rPr>
            <w:delText xml:space="preserve">project I will continue </w:delText>
          </w:r>
        </w:del>
      </w:moveTo>
      <w:commentRangeEnd w:id="193"/>
      <w:del w:id="194" w:author="Kyra Sadovi" w:date="2023-09-12T15:50:00Z">
        <w:r w:rsidR="00E3368A" w:rsidDel="00B45303">
          <w:rPr>
            <w:rStyle w:val="CommentReference"/>
            <w:kern w:val="0"/>
            <w14:ligatures w14:val="none"/>
          </w:rPr>
          <w:commentReference w:id="193"/>
        </w:r>
      </w:del>
      <w:moveTo w:id="195" w:author="Daniel Garcia Molina" w:date="2023-09-08T15:02:00Z">
        <w:del w:id="196" w:author="Kyra Sadovi" w:date="2023-09-12T15:50:00Z">
          <w:r w:rsidRPr="006D2ECE" w:rsidDel="00B45303">
            <w:rPr>
              <w:rFonts w:ascii="Times New Roman" w:hAnsi="Times New Roman" w:cs="Times New Roman"/>
            </w:rPr>
            <w:delText>during my final year at the Board is with</w:delText>
          </w:r>
          <w:r w:rsidDel="00B45303">
            <w:rPr>
              <w:rFonts w:ascii="Times New Roman" w:hAnsi="Times New Roman" w:cs="Times New Roman"/>
            </w:rPr>
            <w:delText xml:space="preserve"> Board economist</w:delText>
          </w:r>
          <w:r w:rsidRPr="006D2ECE" w:rsidDel="00B45303">
            <w:rPr>
              <w:rFonts w:ascii="Times New Roman" w:hAnsi="Times New Roman" w:cs="Times New Roman"/>
            </w:rPr>
            <w:delText xml:space="preserve"> Patrick Donnelly Moran. We measure the effect of home equity loans (HE loans) on mortgage delinquencies and interest rates using the legalization of HE loans in Texas in 1998. As a coauthor on this project, I</w:delText>
          </w:r>
        </w:del>
      </w:moveTo>
      <w:ins w:id="197" w:author="Daniel Garcia Molina" w:date="2023-09-08T15:04:00Z">
        <w:del w:id="198" w:author="Kyra Sadovi" w:date="2023-09-12T15:50:00Z">
          <w:r w:rsidDel="00B45303">
            <w:rPr>
              <w:rFonts w:ascii="Times New Roman" w:hAnsi="Times New Roman" w:cs="Times New Roman"/>
            </w:rPr>
            <w:delText xml:space="preserve"> </w:delText>
          </w:r>
          <w:r w:rsidR="007B733F" w:rsidDel="00B45303">
            <w:rPr>
              <w:rFonts w:ascii="Times New Roman" w:hAnsi="Times New Roman" w:cs="Times New Roman"/>
            </w:rPr>
            <w:delText>write, maintain, and hel</w:delText>
          </w:r>
        </w:del>
      </w:ins>
      <w:ins w:id="199" w:author="Daniel Garcia Molina" w:date="2023-09-08T15:05:00Z">
        <w:del w:id="200" w:author="Kyra Sadovi" w:date="2023-09-12T15:50:00Z">
          <w:r w:rsidR="007B733F" w:rsidDel="00B45303">
            <w:rPr>
              <w:rFonts w:ascii="Times New Roman" w:hAnsi="Times New Roman" w:cs="Times New Roman"/>
            </w:rPr>
            <w:delText>p interpret the statistical methods used in the paper, including t</w:delText>
          </w:r>
        </w:del>
      </w:ins>
      <w:moveTo w:id="201" w:author="Daniel Garcia Molina" w:date="2023-09-08T15:02:00Z">
        <w:del w:id="202" w:author="Kyra Sadovi" w:date="2023-09-12T15:50:00Z">
          <w:r w:rsidRPr="006D2ECE" w:rsidDel="00B45303">
            <w:rPr>
              <w:rFonts w:ascii="Times New Roman" w:hAnsi="Times New Roman" w:cs="Times New Roman"/>
            </w:rPr>
            <w:delText xml:space="preserve"> have learned how to execute a difference-in-differences framework with robustness checks using two-way fixed effects</w:delText>
          </w:r>
        </w:del>
      </w:moveTo>
      <w:ins w:id="203" w:author="Daniel Garcia Molina" w:date="2023-09-08T15:06:00Z">
        <w:del w:id="204" w:author="Kyra Sadovi" w:date="2023-09-12T15:50:00Z">
          <w:r w:rsidR="007B733F" w:rsidDel="00B45303">
            <w:rPr>
              <w:rFonts w:ascii="Times New Roman" w:hAnsi="Times New Roman" w:cs="Times New Roman"/>
            </w:rPr>
            <w:delText xml:space="preserve"> models and synthetic control methods. </w:delText>
          </w:r>
        </w:del>
      </w:ins>
      <w:moveTo w:id="205" w:author="Daniel Garcia Molina" w:date="2023-09-08T15:02:00Z">
        <w:del w:id="206" w:author="Kyra Sadovi" w:date="2023-09-12T15:50:00Z">
          <w:r w:rsidRPr="006D2ECE" w:rsidDel="00B45303">
            <w:rPr>
              <w:rFonts w:ascii="Times New Roman" w:hAnsi="Times New Roman" w:cs="Times New Roman"/>
            </w:rPr>
            <w:delText xml:space="preserve">, as well as how to implement a synthetic control framework. I saw what </w:delText>
          </w:r>
        </w:del>
      </w:moveTo>
      <w:ins w:id="207" w:author="Daniel Garcia Molina" w:date="2023-09-08T15:19:00Z">
        <w:del w:id="208" w:author="Kyra Sadovi" w:date="2023-09-12T15:50:00Z">
          <w:r w:rsidR="00810161" w:rsidDel="00B45303">
            <w:rPr>
              <w:rFonts w:ascii="Times New Roman" w:hAnsi="Times New Roman" w:cs="Times New Roman"/>
            </w:rPr>
            <w:delText xml:space="preserve">have </w:delText>
          </w:r>
        </w:del>
        <w:del w:id="209" w:author="Kyra Sadovi" w:date="2023-09-12T15:42:00Z">
          <w:r w:rsidR="00810161" w:rsidDel="002958B9">
            <w:rPr>
              <w:rFonts w:ascii="Times New Roman" w:hAnsi="Times New Roman" w:cs="Times New Roman"/>
            </w:rPr>
            <w:delText>observed</w:delText>
          </w:r>
        </w:del>
        <w:del w:id="210" w:author="Kyra Sadovi" w:date="2023-09-12T15:50:00Z">
          <w:r w:rsidR="00810161" w:rsidDel="00B45303">
            <w:rPr>
              <w:rFonts w:ascii="Times New Roman" w:hAnsi="Times New Roman" w:cs="Times New Roman"/>
            </w:rPr>
            <w:delText xml:space="preserve"> what </w:delText>
          </w:r>
        </w:del>
      </w:ins>
      <w:moveTo w:id="211" w:author="Daniel Garcia Molina" w:date="2023-09-08T15:02:00Z">
        <w:del w:id="212" w:author="Kyra Sadovi" w:date="2023-09-12T15:50:00Z">
          <w:r w:rsidRPr="006D2ECE" w:rsidDel="00B45303">
            <w:rPr>
              <w:rFonts w:ascii="Times New Roman" w:hAnsi="Times New Roman" w:cs="Times New Roman"/>
            </w:rPr>
            <w:delText xml:space="preserve">trial-and-error looks like with regard to model selection; </w:delText>
          </w:r>
          <w:commentRangeStart w:id="213"/>
          <w:r w:rsidRPr="006D2ECE" w:rsidDel="00B45303">
            <w:rPr>
              <w:rFonts w:ascii="Times New Roman" w:hAnsi="Times New Roman" w:cs="Times New Roman"/>
            </w:rPr>
            <w:delText xml:space="preserve">got more practice working </w:delText>
          </w:r>
        </w:del>
      </w:moveTo>
      <w:commentRangeEnd w:id="213"/>
      <w:del w:id="214" w:author="Kyra Sadovi" w:date="2023-09-12T15:50:00Z">
        <w:r w:rsidR="00915900" w:rsidDel="00B45303">
          <w:rPr>
            <w:rStyle w:val="CommentReference"/>
            <w:kern w:val="0"/>
            <w14:ligatures w14:val="none"/>
          </w:rPr>
          <w:commentReference w:id="213"/>
        </w:r>
      </w:del>
      <w:moveTo w:id="215" w:author="Daniel Garcia Molina" w:date="2023-09-08T15:02:00Z">
        <w:del w:id="216" w:author="Kyra Sadovi" w:date="2023-09-12T15:50:00Z">
          <w:r w:rsidRPr="006D2ECE" w:rsidDel="00B45303">
            <w:rPr>
              <w:rFonts w:ascii="Times New Roman" w:hAnsi="Times New Roman" w:cs="Times New Roman"/>
            </w:rPr>
            <w:delText xml:space="preserve">with large datasets after applying for and using both Equifax Consumer Credit Panel data and McDash mortgage data; </w:delText>
          </w:r>
          <w:r w:rsidRPr="006D2ECE" w:rsidDel="00B45303">
            <w:rPr>
              <w:rFonts w:ascii="Times New Roman" w:hAnsi="Times New Roman" w:cs="Times New Roman"/>
            </w:rPr>
            <w:lastRenderedPageBreak/>
            <w:delText>and most importantly, learned how to work collaboratively with a coauthor</w:delText>
          </w:r>
        </w:del>
        <w:del w:id="217" w:author="Kyra Sadovi" w:date="2023-09-12T14:02:00Z">
          <w:r w:rsidRPr="006D2ECE" w:rsidDel="001C1F0A">
            <w:rPr>
              <w:rFonts w:ascii="Times New Roman" w:hAnsi="Times New Roman" w:cs="Times New Roman"/>
            </w:rPr>
            <w:delText xml:space="preserve"> as equal members of the research team</w:delText>
          </w:r>
        </w:del>
        <w:del w:id="218" w:author="Kyra Sadovi" w:date="2023-09-12T15:50:00Z">
          <w:r w:rsidRPr="006D2ECE" w:rsidDel="00B45303">
            <w:rPr>
              <w:rFonts w:ascii="Times New Roman" w:hAnsi="Times New Roman" w:cs="Times New Roman"/>
            </w:rPr>
            <w:delText xml:space="preserve">. </w:delText>
          </w:r>
        </w:del>
      </w:moveTo>
    </w:p>
    <w:p w14:paraId="6C4C6C9E" w14:textId="77777777" w:rsidR="00410949" w:rsidRPr="006D2ECE" w:rsidRDefault="00410949" w:rsidP="00B45303">
      <w:pPr>
        <w:spacing w:after="0"/>
        <w:rPr>
          <w:ins w:id="219" w:author="Kyra Sadovi" w:date="2023-09-12T11:44:00Z"/>
          <w:moveTo w:id="220" w:author="Daniel Garcia Molina" w:date="2023-09-08T15:02:00Z"/>
          <w:rFonts w:ascii="Times New Roman" w:hAnsi="Times New Roman" w:cs="Times New Roman"/>
        </w:rPr>
        <w:pPrChange w:id="221" w:author="Kyra Sadovi" w:date="2023-09-12T15:50:00Z">
          <w:pPr>
            <w:spacing w:after="0"/>
            <w:ind w:firstLine="720"/>
          </w:pPr>
        </w:pPrChange>
      </w:pPr>
    </w:p>
    <w:moveToRangeEnd w:id="157"/>
    <w:p w14:paraId="44A1DA5C" w14:textId="575FD5BC" w:rsidR="00582D77" w:rsidDel="00410949" w:rsidRDefault="00582D77" w:rsidP="001C1F0A">
      <w:pPr>
        <w:spacing w:after="0"/>
        <w:ind w:firstLine="720"/>
        <w:rPr>
          <w:ins w:id="222" w:author="Daniel Garcia Molina" w:date="2023-09-08T15:06:00Z"/>
          <w:del w:id="223" w:author="Kyra Sadovi" w:date="2023-09-12T11:44:00Z"/>
          <w:rFonts w:ascii="Times New Roman" w:hAnsi="Times New Roman" w:cs="Times New Roman"/>
        </w:rPr>
      </w:pPr>
    </w:p>
    <w:p w14:paraId="58A758FE" w14:textId="606CF67A" w:rsidR="007B733F" w:rsidRPr="006D2ECE" w:rsidDel="00810161" w:rsidRDefault="007B733F" w:rsidP="005F7F59">
      <w:pPr>
        <w:spacing w:after="0"/>
        <w:ind w:firstLine="720"/>
        <w:rPr>
          <w:del w:id="224" w:author="Daniel Garcia Molina" w:date="2023-09-08T15:15:00Z"/>
          <w:moveTo w:id="225" w:author="Daniel Garcia Molina" w:date="2023-09-08T15:07:00Z"/>
          <w:rFonts w:ascii="Times New Roman" w:hAnsi="Times New Roman" w:cs="Times New Roman"/>
        </w:rPr>
      </w:pPr>
      <w:ins w:id="226" w:author="Daniel Garcia Molina" w:date="2023-09-08T15:06:00Z">
        <w:r>
          <w:rPr>
            <w:rFonts w:ascii="Times New Roman" w:hAnsi="Times New Roman" w:cs="Times New Roman"/>
          </w:rPr>
          <w:t>Prior to my</w:t>
        </w:r>
      </w:ins>
      <w:ins w:id="227" w:author="Kyra Sadovi" w:date="2023-09-12T15:43:00Z">
        <w:r w:rsidR="002958B9">
          <w:rPr>
            <w:rFonts w:ascii="Times New Roman" w:hAnsi="Times New Roman" w:cs="Times New Roman"/>
          </w:rPr>
          <w:t xml:space="preserve"> research</w:t>
        </w:r>
      </w:ins>
      <w:ins w:id="228" w:author="Daniel Garcia Molina" w:date="2023-09-08T15:06:00Z">
        <w:r>
          <w:rPr>
            <w:rFonts w:ascii="Times New Roman" w:hAnsi="Times New Roman" w:cs="Times New Roman"/>
          </w:rPr>
          <w:t xml:space="preserve"> experience</w:t>
        </w:r>
      </w:ins>
      <w:ins w:id="229" w:author="Kyra Sadovi" w:date="2023-09-12T15:43:00Z">
        <w:r w:rsidR="002958B9">
          <w:rPr>
            <w:rFonts w:ascii="Times New Roman" w:hAnsi="Times New Roman" w:cs="Times New Roman"/>
          </w:rPr>
          <w:t>s</w:t>
        </w:r>
      </w:ins>
      <w:ins w:id="230" w:author="Daniel Garcia Molina" w:date="2023-09-08T15:06:00Z">
        <w:r>
          <w:rPr>
            <w:rFonts w:ascii="Times New Roman" w:hAnsi="Times New Roman" w:cs="Times New Roman"/>
          </w:rPr>
          <w:t xml:space="preserve"> at the Federal Reserve, </w:t>
        </w:r>
        <w:del w:id="231" w:author="Kyra Sadovi" w:date="2023-09-12T14:04:00Z">
          <w:r w:rsidDel="001C1F0A">
            <w:rPr>
              <w:rFonts w:ascii="Times New Roman" w:hAnsi="Times New Roman" w:cs="Times New Roman"/>
            </w:rPr>
            <w:delText>I conducted some research</w:delText>
          </w:r>
        </w:del>
      </w:ins>
      <w:ins w:id="232" w:author="Daniel Garcia Molina" w:date="2023-09-08T15:07:00Z">
        <w:del w:id="233" w:author="Kyra Sadovi" w:date="2023-09-12T14:04:00Z">
          <w:r w:rsidDel="001C1F0A">
            <w:rPr>
              <w:rFonts w:ascii="Times New Roman" w:hAnsi="Times New Roman" w:cs="Times New Roman"/>
            </w:rPr>
            <w:delText xml:space="preserve"> at X</w:delText>
          </w:r>
        </w:del>
      </w:ins>
      <w:ins w:id="234" w:author="Daniel Garcia Molina" w:date="2023-09-08T15:06:00Z">
        <w:del w:id="235" w:author="Kyra Sadovi" w:date="2023-09-12T14:04:00Z">
          <w:r w:rsidDel="001C1F0A">
            <w:rPr>
              <w:rFonts w:ascii="Times New Roman" w:hAnsi="Times New Roman" w:cs="Times New Roman"/>
            </w:rPr>
            <w:delText xml:space="preserve"> on</w:delText>
          </w:r>
        </w:del>
      </w:ins>
      <w:ins w:id="236" w:author="Daniel Garcia Molina" w:date="2023-09-08T15:07:00Z">
        <w:del w:id="237" w:author="Kyra Sadovi" w:date="2023-09-12T14:04:00Z">
          <w:r w:rsidDel="001C1F0A">
            <w:rPr>
              <w:rFonts w:ascii="Times New Roman" w:hAnsi="Times New Roman" w:cs="Times New Roman"/>
            </w:rPr>
            <w:delText>…</w:delText>
          </w:r>
        </w:del>
      </w:ins>
      <w:ins w:id="238" w:author="Kyra Sadovi" w:date="2023-09-12T14:04:00Z">
        <w:r w:rsidR="001C1F0A">
          <w:rPr>
            <w:rFonts w:ascii="Times New Roman" w:hAnsi="Times New Roman" w:cs="Times New Roman"/>
          </w:rPr>
          <w:t>I wrote two in-depth papers for upper-level economics courses.</w:t>
        </w:r>
      </w:ins>
      <w:ins w:id="239" w:author="Daniel Garcia Molina" w:date="2023-09-08T15:07:00Z">
        <w:r w:rsidRPr="007B733F">
          <w:rPr>
            <w:rFonts w:ascii="Times New Roman" w:hAnsi="Times New Roman" w:cs="Times New Roman"/>
          </w:rPr>
          <w:t xml:space="preserve"> </w:t>
        </w:r>
      </w:ins>
      <w:moveToRangeStart w:id="240" w:author="Kyra Sadovi" w:date="2023-09-12T14:03:00Z" w:name="move145419844"/>
      <w:moveTo w:id="241" w:author="Kyra Sadovi" w:date="2023-09-12T14:03:00Z">
        <w:r w:rsidR="001C1F0A" w:rsidRPr="006D2ECE">
          <w:rPr>
            <w:rFonts w:ascii="Times New Roman" w:hAnsi="Times New Roman" w:cs="Times New Roman"/>
          </w:rPr>
          <w:t xml:space="preserve">The </w:t>
        </w:r>
        <w:del w:id="242" w:author="Kyra Sadovi" w:date="2023-09-12T14:04:00Z">
          <w:r w:rsidR="001C1F0A" w:rsidRPr="006D2ECE" w:rsidDel="001C1F0A">
            <w:rPr>
              <w:rFonts w:ascii="Times New Roman" w:hAnsi="Times New Roman" w:cs="Times New Roman"/>
            </w:rPr>
            <w:delText>second</w:delText>
          </w:r>
        </w:del>
      </w:moveTo>
      <w:ins w:id="243" w:author="Kyra Sadovi" w:date="2023-09-12T14:04:00Z">
        <w:r w:rsidR="001C1F0A">
          <w:rPr>
            <w:rFonts w:ascii="Times New Roman" w:hAnsi="Times New Roman" w:cs="Times New Roman"/>
          </w:rPr>
          <w:t>first</w:t>
        </w:r>
      </w:ins>
      <w:moveTo w:id="244" w:author="Kyra Sadovi" w:date="2023-09-12T14:03:00Z">
        <w:r w:rsidR="001C1F0A" w:rsidRPr="006D2ECE">
          <w:rPr>
            <w:rFonts w:ascii="Times New Roman" w:hAnsi="Times New Roman" w:cs="Times New Roman"/>
          </w:rPr>
          <w:t xml:space="preserve"> paper was for my senior-year course on machine learning in economics. I leveraged public </w:t>
        </w:r>
        <w:del w:id="245" w:author="Kyra Sadovi" w:date="2023-09-12T14:28:00Z">
          <w:r w:rsidR="001C1F0A" w:rsidRPr="006D2ECE" w:rsidDel="00414329">
            <w:rPr>
              <w:rFonts w:ascii="Times New Roman" w:hAnsi="Times New Roman" w:cs="Times New Roman"/>
            </w:rPr>
            <w:delText>HMDA</w:delText>
          </w:r>
        </w:del>
      </w:moveTo>
      <w:ins w:id="246" w:author="Kyra Sadovi" w:date="2023-09-12T14:28:00Z">
        <w:r w:rsidR="00414329">
          <w:rPr>
            <w:rFonts w:ascii="Times New Roman" w:hAnsi="Times New Roman" w:cs="Times New Roman"/>
          </w:rPr>
          <w:t>mortgage</w:t>
        </w:r>
      </w:ins>
      <w:moveTo w:id="247" w:author="Kyra Sadovi" w:date="2023-09-12T14:03:00Z">
        <w:r w:rsidR="001C1F0A" w:rsidRPr="006D2ECE">
          <w:rPr>
            <w:rFonts w:ascii="Times New Roman" w:hAnsi="Times New Roman" w:cs="Times New Roman"/>
          </w:rPr>
          <w:t xml:space="preserve"> data to measure racial discrimination in mortgage lending using machine learning methods. I found the process both academically intriguing and personally</w:t>
        </w:r>
        <w:commentRangeStart w:id="248"/>
        <w:r w:rsidR="001C1F0A" w:rsidRPr="006D2ECE">
          <w:rPr>
            <w:rFonts w:ascii="Times New Roman" w:hAnsi="Times New Roman" w:cs="Times New Roman"/>
          </w:rPr>
          <w:t xml:space="preserve"> fulfilling</w:t>
        </w:r>
        <w:del w:id="249" w:author="Kyra Sadovi" w:date="2023-09-12T15:34:00Z">
          <w:r w:rsidR="001C1F0A" w:rsidRPr="006D2ECE" w:rsidDel="006004B7">
            <w:rPr>
              <w:rFonts w:ascii="Times New Roman" w:hAnsi="Times New Roman" w:cs="Times New Roman"/>
            </w:rPr>
            <w:delText>:</w:delText>
          </w:r>
        </w:del>
      </w:moveTo>
      <w:ins w:id="250" w:author="Kyra Sadovi" w:date="2023-09-12T15:34:00Z">
        <w:r w:rsidR="006004B7">
          <w:rPr>
            <w:rFonts w:ascii="Times New Roman" w:hAnsi="Times New Roman" w:cs="Times New Roman"/>
          </w:rPr>
          <w:t xml:space="preserve"> –</w:t>
        </w:r>
      </w:ins>
      <w:moveTo w:id="251" w:author="Kyra Sadovi" w:date="2023-09-12T14:03:00Z">
        <w:r w:rsidR="001C1F0A" w:rsidRPr="006D2ECE">
          <w:rPr>
            <w:rFonts w:ascii="Times New Roman" w:hAnsi="Times New Roman" w:cs="Times New Roman"/>
          </w:rPr>
          <w:t xml:space="preserve"> not </w:t>
        </w:r>
      </w:moveTo>
      <w:commentRangeEnd w:id="248"/>
      <w:r w:rsidR="006004B7">
        <w:rPr>
          <w:rStyle w:val="CommentReference"/>
          <w:kern w:val="0"/>
          <w14:ligatures w14:val="none"/>
        </w:rPr>
        <w:commentReference w:id="248"/>
      </w:r>
      <w:moveTo w:id="252" w:author="Kyra Sadovi" w:date="2023-09-12T14:03:00Z">
        <w:r w:rsidR="001C1F0A" w:rsidRPr="006D2ECE">
          <w:rPr>
            <w:rFonts w:ascii="Times New Roman" w:hAnsi="Times New Roman" w:cs="Times New Roman"/>
          </w:rPr>
          <w:t xml:space="preserve">only was I engaging with interesting literature on </w:t>
        </w:r>
        <w:r w:rsidR="001C1F0A">
          <w:rPr>
            <w:rFonts w:ascii="Times New Roman" w:hAnsi="Times New Roman" w:cs="Times New Roman"/>
          </w:rPr>
          <w:t>mortgage discrimination</w:t>
        </w:r>
        <w:r w:rsidR="001C1F0A" w:rsidRPr="006D2ECE">
          <w:rPr>
            <w:rFonts w:ascii="Times New Roman" w:hAnsi="Times New Roman" w:cs="Times New Roman"/>
          </w:rPr>
          <w:t xml:space="preserve">, but I was also working on a topic </w:t>
        </w:r>
        <w:commentRangeStart w:id="253"/>
        <w:r w:rsidR="001C1F0A" w:rsidRPr="006D2ECE">
          <w:rPr>
            <w:rFonts w:ascii="Times New Roman" w:hAnsi="Times New Roman" w:cs="Times New Roman"/>
          </w:rPr>
          <w:t>I care</w:t>
        </w:r>
        <w:r w:rsidR="001C1F0A" w:rsidRPr="00AB0A0E">
          <w:rPr>
            <w:rFonts w:ascii="Times New Roman" w:hAnsi="Times New Roman" w:cs="Times New Roman"/>
          </w:rPr>
          <w:t xml:space="preserve"> </w:t>
        </w:r>
        <w:r w:rsidR="001C1F0A" w:rsidRPr="006D2ECE">
          <w:rPr>
            <w:rFonts w:ascii="Times New Roman" w:hAnsi="Times New Roman" w:cs="Times New Roman"/>
          </w:rPr>
          <w:t xml:space="preserve">about deeply </w:t>
        </w:r>
      </w:moveTo>
      <w:commentRangeEnd w:id="253"/>
      <w:r w:rsidR="006004B7">
        <w:rPr>
          <w:rStyle w:val="CommentReference"/>
          <w:kern w:val="0"/>
          <w14:ligatures w14:val="none"/>
        </w:rPr>
        <w:commentReference w:id="253"/>
      </w:r>
      <w:moveTo w:id="254" w:author="Kyra Sadovi" w:date="2023-09-12T14:03:00Z">
        <w:r w:rsidR="001C1F0A" w:rsidRPr="006D2ECE">
          <w:rPr>
            <w:rFonts w:ascii="Times New Roman" w:hAnsi="Times New Roman" w:cs="Times New Roman"/>
          </w:rPr>
          <w:t>having grown up in a</w:t>
        </w:r>
        <w:r w:rsidR="001C1F0A">
          <w:rPr>
            <w:rFonts w:ascii="Times New Roman" w:hAnsi="Times New Roman" w:cs="Times New Roman"/>
          </w:rPr>
          <w:t>n</w:t>
        </w:r>
        <w:r w:rsidR="001C1F0A" w:rsidRPr="006D2ECE">
          <w:rPr>
            <w:rFonts w:ascii="Times New Roman" w:hAnsi="Times New Roman" w:cs="Times New Roman"/>
          </w:rPr>
          <w:t xml:space="preserve"> historically segregated city. </w:t>
        </w:r>
      </w:moveTo>
      <w:moveToRangeEnd w:id="240"/>
      <w:ins w:id="255" w:author="Daniel Garcia Molina" w:date="2023-09-08T15:07:00Z">
        <w:r w:rsidRPr="006D2ECE">
          <w:rPr>
            <w:rFonts w:ascii="Times New Roman" w:hAnsi="Times New Roman" w:cs="Times New Roman"/>
          </w:rPr>
          <w:t xml:space="preserve">The </w:t>
        </w:r>
        <w:del w:id="256" w:author="Kyra Sadovi" w:date="2023-09-12T14:04:00Z">
          <w:r w:rsidRPr="006D2ECE" w:rsidDel="001C1F0A">
            <w:rPr>
              <w:rFonts w:ascii="Times New Roman" w:hAnsi="Times New Roman" w:cs="Times New Roman"/>
            </w:rPr>
            <w:delText>first</w:delText>
          </w:r>
        </w:del>
      </w:ins>
      <w:ins w:id="257" w:author="Kyra Sadovi" w:date="2023-09-12T14:04:00Z">
        <w:r w:rsidR="001C1F0A">
          <w:rPr>
            <w:rFonts w:ascii="Times New Roman" w:hAnsi="Times New Roman" w:cs="Times New Roman"/>
          </w:rPr>
          <w:t>second paper</w:t>
        </w:r>
      </w:ins>
      <w:ins w:id="258" w:author="Daniel Garcia Molina" w:date="2023-09-08T15:07:00Z">
        <w:r w:rsidRPr="006D2ECE">
          <w:rPr>
            <w:rFonts w:ascii="Times New Roman" w:hAnsi="Times New Roman" w:cs="Times New Roman"/>
          </w:rPr>
          <w:t xml:space="preserve"> focused on the effects of the 2008 Medicaid expansion in Oregon for Professor Eun Yi Chung. </w:t>
        </w:r>
      </w:ins>
      <w:ins w:id="259" w:author="Kyra Sadovi" w:date="2023-09-12T14:29:00Z">
        <w:r w:rsidR="00414329">
          <w:rPr>
            <w:rFonts w:ascii="Times New Roman" w:hAnsi="Times New Roman" w:cs="Times New Roman"/>
          </w:rPr>
          <w:t xml:space="preserve">The paper measures the effect of access to health insurance on healthcare outcomes, finding that </w:t>
        </w:r>
      </w:ins>
      <w:ins w:id="260" w:author="Kyra Sadovi" w:date="2023-09-12T14:57:00Z">
        <w:r w:rsidR="00377983">
          <w:rPr>
            <w:rFonts w:ascii="Times New Roman" w:hAnsi="Times New Roman" w:cs="Times New Roman"/>
          </w:rPr>
          <w:t>increased</w:t>
        </w:r>
      </w:ins>
      <w:ins w:id="261" w:author="Kyra Sadovi" w:date="2023-09-12T14:29:00Z">
        <w:r w:rsidR="00414329">
          <w:rPr>
            <w:rFonts w:ascii="Times New Roman" w:hAnsi="Times New Roman" w:cs="Times New Roman"/>
          </w:rPr>
          <w:t xml:space="preserve"> access improves long-term health and increases the likelihood of consistent medical care. Through the process of writing this paper, </w:t>
        </w:r>
      </w:ins>
      <w:ins w:id="262" w:author="Daniel Garcia Molina" w:date="2023-09-12T11:21:00Z">
        <w:del w:id="263" w:author="Kyra Sadovi" w:date="2023-09-12T14:29:00Z">
          <w:r w:rsidR="00E3368A" w:rsidDel="00414329">
            <w:rPr>
              <w:rFonts w:ascii="Times New Roman" w:hAnsi="Times New Roman" w:cs="Times New Roman"/>
            </w:rPr>
            <w:delText>In this project,</w:delText>
          </w:r>
        </w:del>
      </w:ins>
      <w:ins w:id="264" w:author="Daniel Garcia Molina" w:date="2023-09-08T15:07:00Z">
        <w:del w:id="265" w:author="Kyra Sadovi" w:date="2023-09-12T14:29:00Z">
          <w:r w:rsidRPr="006D2ECE" w:rsidDel="00414329">
            <w:rPr>
              <w:rFonts w:ascii="Times New Roman" w:hAnsi="Times New Roman" w:cs="Times New Roman"/>
            </w:rPr>
            <w:delText xml:space="preserve"> </w:delText>
          </w:r>
        </w:del>
        <w:r>
          <w:rPr>
            <w:rFonts w:ascii="Times New Roman" w:hAnsi="Times New Roman" w:cs="Times New Roman"/>
          </w:rPr>
          <w:t xml:space="preserve">I learned </w:t>
        </w:r>
        <w:r w:rsidRPr="006D2ECE">
          <w:rPr>
            <w:rFonts w:ascii="Times New Roman" w:hAnsi="Times New Roman" w:cs="Times New Roman"/>
          </w:rPr>
          <w:t xml:space="preserve">about quantitative policy analysis and causal inference using a randomized experiment. </w:t>
        </w:r>
      </w:ins>
      <w:moveFromRangeStart w:id="266" w:author="Kyra Sadovi" w:date="2023-09-12T14:03:00Z" w:name="move145419844"/>
      <w:moveFrom w:id="267" w:author="Kyra Sadovi" w:date="2023-09-12T14:03:00Z">
        <w:ins w:id="268" w:author="Daniel Garcia Molina" w:date="2023-09-08T15:07:00Z">
          <w:r w:rsidRPr="006D2ECE" w:rsidDel="001C1F0A">
            <w:rPr>
              <w:rFonts w:ascii="Times New Roman" w:hAnsi="Times New Roman" w:cs="Times New Roman"/>
            </w:rPr>
            <w:t xml:space="preserve">The second paper was for my senior-year course on machine learning in economics. I </w:t>
          </w:r>
          <w:commentRangeStart w:id="269"/>
          <w:r w:rsidRPr="006D2ECE" w:rsidDel="001C1F0A">
            <w:rPr>
              <w:rFonts w:ascii="Times New Roman" w:hAnsi="Times New Roman" w:cs="Times New Roman"/>
            </w:rPr>
            <w:t xml:space="preserve">leveraged public HMDA data to measure racial discrimination in mortgage lending using machine learning methods. I found the </w:t>
          </w:r>
        </w:ins>
        <w:commentRangeEnd w:id="269"/>
        <w:ins w:id="270" w:author="Daniel Garcia Molina" w:date="2023-09-08T15:15:00Z">
          <w:r w:rsidR="00810161" w:rsidDel="001C1F0A">
            <w:rPr>
              <w:rStyle w:val="CommentReference"/>
              <w:kern w:val="0"/>
              <w14:ligatures w14:val="none"/>
            </w:rPr>
            <w:commentReference w:id="269"/>
          </w:r>
        </w:ins>
        <w:ins w:id="271" w:author="Daniel Garcia Molina" w:date="2023-09-08T15:07:00Z">
          <w:r w:rsidRPr="006D2ECE" w:rsidDel="001C1F0A">
            <w:rPr>
              <w:rFonts w:ascii="Times New Roman" w:hAnsi="Times New Roman" w:cs="Times New Roman"/>
            </w:rPr>
            <w:t xml:space="preserve">process both academically intriguing and personally fulfilling: not only was I engaging with interesting literature on </w:t>
          </w:r>
          <w:r w:rsidDel="001C1F0A">
            <w:rPr>
              <w:rFonts w:ascii="Times New Roman" w:hAnsi="Times New Roman" w:cs="Times New Roman"/>
            </w:rPr>
            <w:t>mortgage discrimination</w:t>
          </w:r>
          <w:r w:rsidRPr="006D2ECE" w:rsidDel="001C1F0A">
            <w:rPr>
              <w:rFonts w:ascii="Times New Roman" w:hAnsi="Times New Roman" w:cs="Times New Roman"/>
            </w:rPr>
            <w:t>, but I was also working on a topic I care</w:t>
          </w:r>
          <w:r w:rsidRPr="00AB0A0E" w:rsidDel="001C1F0A">
            <w:rPr>
              <w:rFonts w:ascii="Times New Roman" w:hAnsi="Times New Roman" w:cs="Times New Roman"/>
            </w:rPr>
            <w:t xml:space="preserve"> </w:t>
          </w:r>
          <w:r w:rsidRPr="006D2ECE" w:rsidDel="001C1F0A">
            <w:rPr>
              <w:rFonts w:ascii="Times New Roman" w:hAnsi="Times New Roman" w:cs="Times New Roman"/>
            </w:rPr>
            <w:t>about deeply having grown up in a</w:t>
          </w:r>
          <w:r w:rsidDel="001C1F0A">
            <w:rPr>
              <w:rFonts w:ascii="Times New Roman" w:hAnsi="Times New Roman" w:cs="Times New Roman"/>
            </w:rPr>
            <w:t>n</w:t>
          </w:r>
          <w:r w:rsidRPr="006D2ECE" w:rsidDel="001C1F0A">
            <w:rPr>
              <w:rFonts w:ascii="Times New Roman" w:hAnsi="Times New Roman" w:cs="Times New Roman"/>
            </w:rPr>
            <w:t xml:space="preserve"> historically segregated city. </w:t>
          </w:r>
        </w:ins>
      </w:moveFrom>
      <w:moveFromRangeEnd w:id="266"/>
      <w:ins w:id="272" w:author="Daniel Garcia Molina" w:date="2023-09-08T15:07:00Z">
        <w:del w:id="273" w:author="Kyra Sadovi" w:date="2023-09-12T14:30:00Z">
          <w:r w:rsidRPr="006D2ECE" w:rsidDel="00414329">
            <w:rPr>
              <w:rFonts w:ascii="Times New Roman" w:hAnsi="Times New Roman" w:cs="Times New Roman"/>
            </w:rPr>
            <w:delText>The process of writing both of these papers inspired me to pursue economic research professionally.</w:delText>
          </w:r>
        </w:del>
      </w:ins>
      <w:ins w:id="274" w:author="Kyra Sadovi" w:date="2023-09-12T14:30:00Z">
        <w:r w:rsidR="00414329">
          <w:rPr>
            <w:rFonts w:ascii="Times New Roman" w:hAnsi="Times New Roman" w:cs="Times New Roman"/>
          </w:rPr>
          <w:t xml:space="preserve">These experiences were my first introduction to independent economic research and </w:t>
        </w:r>
      </w:ins>
      <w:ins w:id="275" w:author="Kyra Sadovi" w:date="2023-09-12T14:46:00Z">
        <w:r w:rsidR="00F7600D">
          <w:rPr>
            <w:rFonts w:ascii="Times New Roman" w:hAnsi="Times New Roman" w:cs="Times New Roman"/>
          </w:rPr>
          <w:t>moved</w:t>
        </w:r>
      </w:ins>
      <w:ins w:id="276" w:author="Kyra Sadovi" w:date="2023-09-12T14:30:00Z">
        <w:r w:rsidR="00414329">
          <w:rPr>
            <w:rFonts w:ascii="Times New Roman" w:hAnsi="Times New Roman" w:cs="Times New Roman"/>
          </w:rPr>
          <w:t xml:space="preserve"> me to pursue research professionally. </w:t>
        </w:r>
      </w:ins>
      <w:ins w:id="277" w:author="Daniel Garcia Molina" w:date="2023-09-08T15:07:00Z">
        <w:r w:rsidRPr="006D2ECE">
          <w:rPr>
            <w:rFonts w:ascii="Times New Roman" w:hAnsi="Times New Roman" w:cs="Times New Roman"/>
          </w:rPr>
          <w:t xml:space="preserve"> </w:t>
        </w:r>
      </w:ins>
      <w:moveToRangeStart w:id="278" w:author="Daniel Garcia Molina" w:date="2023-09-08T15:07:00Z" w:name="move145078042"/>
      <w:commentRangeStart w:id="279"/>
      <w:commentRangeStart w:id="280"/>
      <w:moveTo w:id="281" w:author="Daniel Garcia Molina" w:date="2023-09-08T15:07:00Z">
        <w:del w:id="282" w:author="Daniel Garcia Molina" w:date="2023-09-08T15:15:00Z">
          <w:r w:rsidRPr="006D2ECE" w:rsidDel="00810161">
            <w:rPr>
              <w:rFonts w:ascii="Times New Roman" w:hAnsi="Times New Roman" w:cs="Times New Roman"/>
            </w:rPr>
            <w:delText>During</w:delText>
          </w:r>
          <w:commentRangeEnd w:id="279"/>
          <w:r w:rsidRPr="006D2ECE" w:rsidDel="00810161">
            <w:rPr>
              <w:rStyle w:val="CommentReference"/>
              <w:rFonts w:ascii="Times New Roman" w:hAnsi="Times New Roman" w:cs="Times New Roman"/>
              <w:sz w:val="24"/>
              <w:szCs w:val="24"/>
            </w:rPr>
            <w:commentReference w:id="279"/>
          </w:r>
          <w:commentRangeEnd w:id="280"/>
          <w:r w:rsidRPr="006D2ECE" w:rsidDel="00810161">
            <w:rPr>
              <w:rStyle w:val="CommentReference"/>
              <w:rFonts w:ascii="Times New Roman" w:hAnsi="Times New Roman" w:cs="Times New Roman"/>
              <w:sz w:val="24"/>
              <w:szCs w:val="24"/>
            </w:rPr>
            <w:commentReference w:id="280"/>
          </w:r>
          <w:r w:rsidRPr="006D2ECE" w:rsidDel="00810161">
            <w:rPr>
              <w:rFonts w:ascii="Times New Roman" w:hAnsi="Times New Roman" w:cs="Times New Roman"/>
            </w:rPr>
            <w:delText xml:space="preserve"> the summer after my sophomore year, I interned for Americans for Financial Reform (AFR), a policy think tank in Washington, D.C. I worked on campaigns for financial regulatory policy with an eye toward regulating private equity investment. As a child of the 2008 recession, I relished the opportunity to learn </w:delText>
          </w:r>
          <w:r w:rsidDel="00810161">
            <w:rPr>
              <w:rFonts w:ascii="Times New Roman" w:hAnsi="Times New Roman" w:cs="Times New Roman"/>
            </w:rPr>
            <w:delText xml:space="preserve">about </w:delText>
          </w:r>
          <w:r w:rsidRPr="006D2ECE" w:rsidDel="00810161">
            <w:rPr>
              <w:rFonts w:ascii="Times New Roman" w:hAnsi="Times New Roman" w:cs="Times New Roman"/>
            </w:rPr>
            <w:delText xml:space="preserve">the intricacies of consumer finance, gaining insight into the cause of so much economic pain I observed </w:delText>
          </w:r>
          <w:r w:rsidDel="00810161">
            <w:rPr>
              <w:rFonts w:ascii="Times New Roman" w:hAnsi="Times New Roman" w:cs="Times New Roman"/>
            </w:rPr>
            <w:delText>in my own community</w:delText>
          </w:r>
          <w:r w:rsidRPr="006D2ECE" w:rsidDel="00810161">
            <w:rPr>
              <w:rFonts w:ascii="Times New Roman" w:hAnsi="Times New Roman" w:cs="Times New Roman"/>
            </w:rPr>
            <w:delText xml:space="preserve">. But I found myself yearning not only to interpret other academics’ research but to be able to answer economic policy questions myself. Inspired by my time with AFR, I wrote two papers on policy-specific topics for upper-level economics courses. </w:delText>
          </w:r>
        </w:del>
      </w:moveTo>
    </w:p>
    <w:p w14:paraId="270DE09E" w14:textId="4B7656E5" w:rsidR="007B733F" w:rsidRPr="006D2ECE" w:rsidDel="007B733F" w:rsidRDefault="007B733F" w:rsidP="005F7F59">
      <w:pPr>
        <w:spacing w:after="0"/>
        <w:ind w:firstLine="720"/>
        <w:rPr>
          <w:del w:id="283" w:author="Daniel Garcia Molina" w:date="2023-09-08T15:07:00Z"/>
          <w:moveTo w:id="284" w:author="Daniel Garcia Molina" w:date="2023-09-08T15:07:00Z"/>
          <w:rFonts w:ascii="Times New Roman" w:hAnsi="Times New Roman" w:cs="Times New Roman"/>
        </w:rPr>
      </w:pPr>
      <w:moveTo w:id="285" w:author="Daniel Garcia Molina" w:date="2023-09-08T15:07:00Z">
        <w:del w:id="286" w:author="Daniel Garcia Molina" w:date="2023-09-08T15:07:00Z">
          <w:r w:rsidRPr="006D2ECE" w:rsidDel="007B733F">
            <w:rPr>
              <w:rFonts w:ascii="Times New Roman" w:hAnsi="Times New Roman" w:cs="Times New Roman"/>
            </w:rPr>
            <w:delText xml:space="preserve">The first focused on the effects of the 2008 Medicaid expansion in Oregon for Professor Eun Yi Chung. While not specifically related to consumer finance, </w:delText>
          </w:r>
          <w:r w:rsidDel="007B733F">
            <w:rPr>
              <w:rFonts w:ascii="Times New Roman" w:hAnsi="Times New Roman" w:cs="Times New Roman"/>
            </w:rPr>
            <w:delText xml:space="preserve">I learned </w:delText>
          </w:r>
          <w:r w:rsidRPr="006D2ECE" w:rsidDel="007B733F">
            <w:rPr>
              <w:rFonts w:ascii="Times New Roman" w:hAnsi="Times New Roman" w:cs="Times New Roman"/>
            </w:rPr>
            <w:delText xml:space="preserve">about quantitative policy analysis and causal inference using a randomized experiment. The second paper was for my senior-year course on machine learning in economics. I leveraged public HMDA data to measure racial discrimination in mortgage lending using machine learning methods. I found the process both academically intriguing and personally fulfilling: not only was I engaging with interesting literature on </w:delText>
          </w:r>
          <w:r w:rsidDel="007B733F">
            <w:rPr>
              <w:rFonts w:ascii="Times New Roman" w:hAnsi="Times New Roman" w:cs="Times New Roman"/>
            </w:rPr>
            <w:delText>mortgage discrimination</w:delText>
          </w:r>
          <w:r w:rsidRPr="006D2ECE" w:rsidDel="007B733F">
            <w:rPr>
              <w:rFonts w:ascii="Times New Roman" w:hAnsi="Times New Roman" w:cs="Times New Roman"/>
            </w:rPr>
            <w:delText>, but I was also working on a topic I care</w:delText>
          </w:r>
          <w:r w:rsidRPr="00AB0A0E" w:rsidDel="007B733F">
            <w:rPr>
              <w:rFonts w:ascii="Times New Roman" w:hAnsi="Times New Roman" w:cs="Times New Roman"/>
            </w:rPr>
            <w:delText xml:space="preserve"> </w:delText>
          </w:r>
          <w:r w:rsidRPr="006D2ECE" w:rsidDel="007B733F">
            <w:rPr>
              <w:rFonts w:ascii="Times New Roman" w:hAnsi="Times New Roman" w:cs="Times New Roman"/>
            </w:rPr>
            <w:delText>about deeply having grown up in a</w:delText>
          </w:r>
          <w:r w:rsidDel="007B733F">
            <w:rPr>
              <w:rFonts w:ascii="Times New Roman" w:hAnsi="Times New Roman" w:cs="Times New Roman"/>
            </w:rPr>
            <w:delText>n</w:delText>
          </w:r>
          <w:r w:rsidRPr="006D2ECE" w:rsidDel="007B733F">
            <w:rPr>
              <w:rFonts w:ascii="Times New Roman" w:hAnsi="Times New Roman" w:cs="Times New Roman"/>
            </w:rPr>
            <w:delText xml:space="preserve"> historically segregated city. The process of writing both of these papers inspired me to pursue economic research professionally. </w:delText>
          </w:r>
        </w:del>
      </w:moveTo>
    </w:p>
    <w:moveToRangeEnd w:id="278"/>
    <w:p w14:paraId="1297816E" w14:textId="5A6EC6CB" w:rsidR="007B733F" w:rsidDel="00410949" w:rsidRDefault="007B733F" w:rsidP="005F7F59">
      <w:pPr>
        <w:spacing w:after="0"/>
        <w:ind w:firstLine="720"/>
        <w:rPr>
          <w:ins w:id="287" w:author="Daniel Garcia Molina" w:date="2023-09-08T14:54:00Z"/>
          <w:del w:id="288" w:author="Kyra Sadovi" w:date="2023-09-12T11:43:00Z"/>
          <w:rFonts w:ascii="Times New Roman" w:hAnsi="Times New Roman" w:cs="Times New Roman"/>
        </w:rPr>
      </w:pPr>
    </w:p>
    <w:p w14:paraId="76FEA4BD" w14:textId="77777777" w:rsidR="00A35AFF" w:rsidRPr="006D2ECE" w:rsidRDefault="00A35AFF" w:rsidP="001C1F0A">
      <w:pPr>
        <w:spacing w:after="0"/>
        <w:ind w:firstLine="720"/>
        <w:rPr>
          <w:rFonts w:ascii="Times New Roman" w:hAnsi="Times New Roman" w:cs="Times New Roman"/>
        </w:rPr>
      </w:pPr>
    </w:p>
    <w:p w14:paraId="1AE5E90F" w14:textId="383D9F7F" w:rsidR="00F84A3E" w:rsidRDefault="00A35AFF" w:rsidP="00414329">
      <w:pPr>
        <w:spacing w:after="0"/>
        <w:ind w:firstLine="720"/>
        <w:rPr>
          <w:ins w:id="289" w:author="Daniel Garcia Molina" w:date="2023-09-08T14:58:00Z"/>
          <w:rFonts w:ascii="Times New Roman" w:hAnsi="Times New Roman" w:cs="Times New Roman"/>
        </w:rPr>
      </w:pPr>
      <w:ins w:id="290" w:author="Daniel Garcia Molina" w:date="2023-09-08T14:50:00Z">
        <w:r>
          <w:rPr>
            <w:rFonts w:ascii="Times New Roman" w:hAnsi="Times New Roman" w:cs="Times New Roman"/>
          </w:rPr>
          <w:t>Regarding my training in economic</w:t>
        </w:r>
      </w:ins>
      <w:ins w:id="291" w:author="Daniel Garcia Molina" w:date="2023-09-08T14:51:00Z">
        <w:r>
          <w:rPr>
            <w:rFonts w:ascii="Times New Roman" w:hAnsi="Times New Roman" w:cs="Times New Roman"/>
          </w:rPr>
          <w:t xml:space="preserve">s and mathematics, </w:t>
        </w:r>
      </w:ins>
      <w:r w:rsidR="00F84A3E" w:rsidRPr="006D2ECE">
        <w:rPr>
          <w:rFonts w:ascii="Times New Roman" w:hAnsi="Times New Roman" w:cs="Times New Roman"/>
        </w:rPr>
        <w:t>I graduated cum laude from the University of Illinois at Urbana-Champaign with degrees in Econometrics &amp; Quantitative Economics (B.S.) and Political Science (B.A</w:t>
      </w:r>
      <w:r w:rsidR="00E42D80">
        <w:rPr>
          <w:rFonts w:ascii="Times New Roman" w:hAnsi="Times New Roman" w:cs="Times New Roman"/>
        </w:rPr>
        <w:t>.</w:t>
      </w:r>
      <w:r w:rsidR="00F84A3E" w:rsidRPr="006D2ECE">
        <w:rPr>
          <w:rFonts w:ascii="Times New Roman" w:hAnsi="Times New Roman" w:cs="Times New Roman"/>
        </w:rPr>
        <w:t xml:space="preserve">). My coursework included multivariable calculus, linear algebra, micro- and macroeconomic theory, and multiple econometrics and statistics </w:t>
      </w:r>
      <w:r w:rsidR="00F84A3E" w:rsidRPr="006D2ECE">
        <w:rPr>
          <w:rFonts w:ascii="Times New Roman" w:hAnsi="Times New Roman" w:cs="Times New Roman"/>
        </w:rPr>
        <w:lastRenderedPageBreak/>
        <w:t>classes. I have also taken a graduate-level course in real analysis at Johns Hopkins University while working full time.</w:t>
      </w:r>
      <w:ins w:id="292" w:author="Kyra Sadovi" w:date="2023-09-12T14:33:00Z">
        <w:r w:rsidR="00414329">
          <w:rPr>
            <w:rFonts w:ascii="Times New Roman" w:hAnsi="Times New Roman" w:cs="Times New Roman"/>
          </w:rPr>
          <w:t xml:space="preserve"> I particularly enjoyed my </w:t>
        </w:r>
      </w:ins>
      <w:ins w:id="293" w:author="Kyra Sadovi" w:date="2023-09-12T14:34:00Z">
        <w:r w:rsidR="00414329">
          <w:rPr>
            <w:rFonts w:ascii="Times New Roman" w:hAnsi="Times New Roman" w:cs="Times New Roman"/>
          </w:rPr>
          <w:t>intermediate macroeconomics course, which I went on to</w:t>
        </w:r>
      </w:ins>
      <w:ins w:id="294" w:author="Kyra Sadovi" w:date="2023-09-12T14:57:00Z">
        <w:r w:rsidR="00377983">
          <w:rPr>
            <w:rFonts w:ascii="Times New Roman" w:hAnsi="Times New Roman" w:cs="Times New Roman"/>
          </w:rPr>
          <w:t xml:space="preserve"> staff as a teaching assistant</w:t>
        </w:r>
      </w:ins>
      <w:ins w:id="295" w:author="Kyra Sadovi" w:date="2023-09-12T14:34:00Z">
        <w:r w:rsidR="00414329">
          <w:rPr>
            <w:rFonts w:ascii="Times New Roman" w:hAnsi="Times New Roman" w:cs="Times New Roman"/>
          </w:rPr>
          <w:t xml:space="preserve"> the year after I took it. As I gained more control over my courseload as a junior and senior, I </w:t>
        </w:r>
      </w:ins>
      <w:ins w:id="296" w:author="Kyra Sadovi" w:date="2023-09-12T14:58:00Z">
        <w:r w:rsidR="00377983">
          <w:rPr>
            <w:rFonts w:ascii="Times New Roman" w:hAnsi="Times New Roman" w:cs="Times New Roman"/>
          </w:rPr>
          <w:t>enrolled myself</w:t>
        </w:r>
      </w:ins>
      <w:ins w:id="297" w:author="Kyra Sadovi" w:date="2023-09-12T14:34:00Z">
        <w:r w:rsidR="00414329">
          <w:rPr>
            <w:rFonts w:ascii="Times New Roman" w:hAnsi="Times New Roman" w:cs="Times New Roman"/>
          </w:rPr>
          <w:t xml:space="preserve"> in courses like the economet</w:t>
        </w:r>
      </w:ins>
      <w:ins w:id="298" w:author="Kyra Sadovi" w:date="2023-09-12T14:35:00Z">
        <w:r w:rsidR="00414329">
          <w:rPr>
            <w:rFonts w:ascii="Times New Roman" w:hAnsi="Times New Roman" w:cs="Times New Roman"/>
          </w:rPr>
          <w:t xml:space="preserve">rics of policy analysis and </w:t>
        </w:r>
      </w:ins>
      <w:ins w:id="299" w:author="Kyra Sadovi" w:date="2023-09-12T14:39:00Z">
        <w:r w:rsidR="00F8684D">
          <w:rPr>
            <w:rFonts w:ascii="Times New Roman" w:hAnsi="Times New Roman" w:cs="Times New Roman"/>
          </w:rPr>
          <w:t>applied machine learning in economics.</w:t>
        </w:r>
      </w:ins>
      <w:ins w:id="300" w:author="Kyra Sadovi" w:date="2023-09-12T14:31:00Z">
        <w:r w:rsidR="00414329">
          <w:rPr>
            <w:rFonts w:ascii="Times New Roman" w:hAnsi="Times New Roman" w:cs="Times New Roman"/>
          </w:rPr>
          <w:t xml:space="preserve"> </w:t>
        </w:r>
      </w:ins>
      <w:ins w:id="301" w:author="Kyra Sadovi" w:date="2023-09-12T14:32:00Z">
        <w:r w:rsidR="00414329">
          <w:rPr>
            <w:rFonts w:ascii="Times New Roman" w:hAnsi="Times New Roman" w:cs="Times New Roman"/>
          </w:rPr>
          <w:t xml:space="preserve">I </w:t>
        </w:r>
        <w:commentRangeStart w:id="302"/>
        <w:r w:rsidR="00414329">
          <w:rPr>
            <w:rFonts w:ascii="Times New Roman" w:hAnsi="Times New Roman" w:cs="Times New Roman"/>
          </w:rPr>
          <w:t xml:space="preserve">was excited by the tools I </w:t>
        </w:r>
      </w:ins>
      <w:ins w:id="303" w:author="Kyra Sadovi" w:date="2023-09-12T14:40:00Z">
        <w:r w:rsidR="00F8684D">
          <w:rPr>
            <w:rFonts w:ascii="Times New Roman" w:hAnsi="Times New Roman" w:cs="Times New Roman"/>
          </w:rPr>
          <w:t>was gaining for evaluating applied research questions related to</w:t>
        </w:r>
      </w:ins>
      <w:ins w:id="304" w:author="Kyra Sadovi" w:date="2023-09-12T14:47:00Z">
        <w:r w:rsidR="00F7600D">
          <w:rPr>
            <w:rFonts w:ascii="Times New Roman" w:hAnsi="Times New Roman" w:cs="Times New Roman"/>
          </w:rPr>
          <w:t xml:space="preserve"> my interests in</w:t>
        </w:r>
      </w:ins>
      <w:ins w:id="305" w:author="Kyra Sadovi" w:date="2023-09-12T14:40:00Z">
        <w:r w:rsidR="00F8684D">
          <w:rPr>
            <w:rFonts w:ascii="Times New Roman" w:hAnsi="Times New Roman" w:cs="Times New Roman"/>
          </w:rPr>
          <w:t xml:space="preserve"> consumer finance and housing</w:t>
        </w:r>
        <w:commentRangeEnd w:id="302"/>
        <w:r w:rsidR="00F8684D">
          <w:rPr>
            <w:rStyle w:val="CommentReference"/>
            <w:kern w:val="0"/>
            <w14:ligatures w14:val="none"/>
          </w:rPr>
          <w:commentReference w:id="302"/>
        </w:r>
      </w:ins>
      <w:ins w:id="306" w:author="Kyra Sadovi" w:date="2023-09-12T14:33:00Z">
        <w:r w:rsidR="00414329">
          <w:rPr>
            <w:rFonts w:ascii="Times New Roman" w:hAnsi="Times New Roman" w:cs="Times New Roman"/>
          </w:rPr>
          <w:t>.</w:t>
        </w:r>
      </w:ins>
      <w:del w:id="307" w:author="Kyra Sadovi" w:date="2023-09-12T14:31:00Z">
        <w:r w:rsidR="00F84A3E" w:rsidRPr="006D2ECE" w:rsidDel="00414329">
          <w:rPr>
            <w:rFonts w:ascii="Times New Roman" w:hAnsi="Times New Roman" w:cs="Times New Roman"/>
          </w:rPr>
          <w:delText xml:space="preserve"> These classes </w:delText>
        </w:r>
        <w:r w:rsidR="004659D0" w:rsidDel="00414329">
          <w:rPr>
            <w:rFonts w:ascii="Times New Roman" w:hAnsi="Times New Roman" w:cs="Times New Roman"/>
          </w:rPr>
          <w:delText>sparked</w:delText>
        </w:r>
        <w:r w:rsidR="00F84A3E" w:rsidRPr="006D2ECE" w:rsidDel="00414329">
          <w:rPr>
            <w:rFonts w:ascii="Times New Roman" w:hAnsi="Times New Roman" w:cs="Times New Roman"/>
          </w:rPr>
          <w:delText xml:space="preserve"> my interest in </w:delText>
        </w:r>
      </w:del>
      <w:del w:id="308" w:author="Kyra Sadovi" w:date="2023-09-12T12:53:00Z">
        <w:r w:rsidR="00F84A3E" w:rsidRPr="006D2ECE" w:rsidDel="00B21207">
          <w:rPr>
            <w:rFonts w:ascii="Times New Roman" w:hAnsi="Times New Roman" w:cs="Times New Roman"/>
          </w:rPr>
          <w:delText xml:space="preserve">the </w:delText>
        </w:r>
      </w:del>
      <w:del w:id="309" w:author="Kyra Sadovi" w:date="2023-09-12T14:31:00Z">
        <w:r w:rsidR="00F84A3E" w:rsidRPr="006D2ECE" w:rsidDel="00414329">
          <w:rPr>
            <w:rFonts w:ascii="Times New Roman" w:hAnsi="Times New Roman" w:cs="Times New Roman"/>
          </w:rPr>
          <w:delText xml:space="preserve">quantitative methods </w:delText>
        </w:r>
      </w:del>
      <w:del w:id="310" w:author="Kyra Sadovi" w:date="2023-09-12T12:52:00Z">
        <w:r w:rsidR="00F84A3E" w:rsidRPr="006D2ECE" w:rsidDel="00B21207">
          <w:rPr>
            <w:rFonts w:ascii="Times New Roman" w:hAnsi="Times New Roman" w:cs="Times New Roman"/>
          </w:rPr>
          <w:delText xml:space="preserve">that the field </w:delText>
        </w:r>
        <w:r w:rsidR="00637AE0" w:rsidDel="00B21207">
          <w:rPr>
            <w:rFonts w:ascii="Times New Roman" w:hAnsi="Times New Roman" w:cs="Times New Roman"/>
          </w:rPr>
          <w:delText>uses and builds</w:delText>
        </w:r>
        <w:r w:rsidR="00E42D80" w:rsidDel="00B21207">
          <w:rPr>
            <w:rFonts w:ascii="Times New Roman" w:hAnsi="Times New Roman" w:cs="Times New Roman"/>
          </w:rPr>
          <w:delText>, allowing me to answer real-world questions rigorously and methodologically</w:delText>
        </w:r>
      </w:del>
      <w:del w:id="311" w:author="Kyra Sadovi" w:date="2023-09-12T14:31:00Z">
        <w:r w:rsidR="00F84A3E" w:rsidRPr="006D2ECE" w:rsidDel="00414329">
          <w:rPr>
            <w:rFonts w:ascii="Times New Roman" w:hAnsi="Times New Roman" w:cs="Times New Roman"/>
          </w:rPr>
          <w:delText xml:space="preserve">. </w:delText>
        </w:r>
      </w:del>
      <w:del w:id="312" w:author="Daniel Garcia Molina" w:date="2023-09-08T14:51:00Z">
        <w:r w:rsidR="00F84A3E" w:rsidRPr="006D2ECE" w:rsidDel="00A35AFF">
          <w:rPr>
            <w:rFonts w:ascii="Times New Roman" w:hAnsi="Times New Roman" w:cs="Times New Roman"/>
          </w:rPr>
          <w:delText xml:space="preserve">But it was my professional and research experiences that truly solidified my desire to pursue a doctorate in economics. </w:delText>
        </w:r>
      </w:del>
    </w:p>
    <w:p w14:paraId="3B7E9D1A" w14:textId="0D750F67" w:rsidR="00810161" w:rsidDel="00410949" w:rsidRDefault="00582D77" w:rsidP="001C1F0A">
      <w:pPr>
        <w:spacing w:after="0"/>
        <w:ind w:firstLine="720"/>
        <w:rPr>
          <w:ins w:id="313" w:author="Daniel Garcia Molina" w:date="2023-09-08T15:23:00Z"/>
          <w:del w:id="314" w:author="Kyra Sadovi" w:date="2023-09-12T11:44:00Z"/>
          <w:rFonts w:ascii="Times New Roman" w:hAnsi="Times New Roman" w:cs="Times New Roman"/>
        </w:rPr>
      </w:pPr>
      <w:ins w:id="315" w:author="Daniel Garcia Molina" w:date="2023-09-08T14:58:00Z">
        <w:del w:id="316" w:author="Kyra Sadovi" w:date="2023-09-12T13:56:00Z">
          <w:r w:rsidDel="001C1F0A">
            <w:rPr>
              <w:rFonts w:ascii="Times New Roman" w:hAnsi="Times New Roman" w:cs="Times New Roman"/>
            </w:rPr>
            <w:delText xml:space="preserve">Regarding my skills as a researcher, I am familiar with </w:delText>
          </w:r>
        </w:del>
      </w:ins>
      <w:ins w:id="317" w:author="Daniel Garcia Molina" w:date="2023-09-08T14:59:00Z">
        <w:del w:id="318" w:author="Kyra Sadovi" w:date="2023-09-12T13:56:00Z">
          <w:r w:rsidDel="001C1F0A">
            <w:rPr>
              <w:rFonts w:ascii="Times New Roman" w:hAnsi="Times New Roman" w:cs="Times New Roman"/>
            </w:rPr>
            <w:delText xml:space="preserve">statistical packages </w:delText>
          </w:r>
        </w:del>
        <w:commentRangeStart w:id="319"/>
        <w:commentRangeStart w:id="320"/>
        <w:del w:id="321" w:author="Kyra Sadovi" w:date="2023-09-12T11:45:00Z">
          <w:r w:rsidDel="00410949">
            <w:rPr>
              <w:rFonts w:ascii="Times New Roman" w:hAnsi="Times New Roman" w:cs="Times New Roman"/>
            </w:rPr>
            <w:delText>like …</w:delText>
          </w:r>
        </w:del>
        <w:del w:id="322" w:author="Kyra Sadovi" w:date="2023-09-12T13:56:00Z">
          <w:r w:rsidDel="001C1F0A">
            <w:rPr>
              <w:rFonts w:ascii="Times New Roman" w:hAnsi="Times New Roman" w:cs="Times New Roman"/>
            </w:rPr>
            <w:delText xml:space="preserve"> which I partly developed as a research assistant at the </w:delText>
          </w:r>
        </w:del>
      </w:ins>
      <w:ins w:id="323" w:author="Daniel Garcia Molina" w:date="2023-09-08T15:23:00Z">
        <w:del w:id="324" w:author="Kyra Sadovi" w:date="2023-09-12T13:56:00Z">
          <w:r w:rsidR="00810161" w:rsidDel="001C1F0A">
            <w:rPr>
              <w:rFonts w:ascii="Times New Roman" w:hAnsi="Times New Roman" w:cs="Times New Roman"/>
            </w:rPr>
            <w:delText>Fed</w:delText>
          </w:r>
        </w:del>
      </w:ins>
      <w:ins w:id="325" w:author="Daniel Garcia Molina" w:date="2023-09-08T14:59:00Z">
        <w:del w:id="326" w:author="Kyra Sadovi" w:date="2023-09-12T13:56:00Z">
          <w:r w:rsidRPr="00810161" w:rsidDel="001C1F0A">
            <w:rPr>
              <w:rFonts w:ascii="Times New Roman" w:hAnsi="Times New Roman" w:cs="Times New Roman"/>
              <w:highlight w:val="yellow"/>
              <w:rPrChange w:id="327" w:author="Daniel Garcia Molina" w:date="2023-09-08T15:20:00Z">
                <w:rPr>
                  <w:rFonts w:ascii="Times New Roman" w:hAnsi="Times New Roman" w:cs="Times New Roman"/>
                </w:rPr>
              </w:rPrChange>
            </w:rPr>
            <w:delText>.</w:delText>
          </w:r>
        </w:del>
      </w:ins>
      <w:commentRangeEnd w:id="319"/>
      <w:ins w:id="328" w:author="Daniel Garcia Molina" w:date="2023-09-08T15:00:00Z">
        <w:del w:id="329" w:author="Kyra Sadovi" w:date="2023-09-12T13:56:00Z">
          <w:r w:rsidRPr="00810161" w:rsidDel="001C1F0A">
            <w:rPr>
              <w:rStyle w:val="CommentReference"/>
              <w:kern w:val="0"/>
              <w:highlight w:val="yellow"/>
              <w14:ligatures w14:val="none"/>
              <w:rPrChange w:id="330" w:author="Daniel Garcia Molina" w:date="2023-09-08T15:20:00Z">
                <w:rPr>
                  <w:rStyle w:val="CommentReference"/>
                  <w:kern w:val="0"/>
                  <w14:ligatures w14:val="none"/>
                </w:rPr>
              </w:rPrChange>
            </w:rPr>
            <w:commentReference w:id="319"/>
          </w:r>
          <w:commentRangeEnd w:id="320"/>
          <w:r w:rsidRPr="00810161" w:rsidDel="001C1F0A">
            <w:rPr>
              <w:rStyle w:val="CommentReference"/>
              <w:kern w:val="0"/>
              <w:highlight w:val="yellow"/>
              <w14:ligatures w14:val="none"/>
              <w:rPrChange w:id="331" w:author="Daniel Garcia Molina" w:date="2023-09-08T15:20:00Z">
                <w:rPr>
                  <w:rStyle w:val="CommentReference"/>
                  <w:kern w:val="0"/>
                  <w14:ligatures w14:val="none"/>
                </w:rPr>
              </w:rPrChange>
            </w:rPr>
            <w:commentReference w:id="320"/>
          </w:r>
        </w:del>
      </w:ins>
      <w:ins w:id="332" w:author="Daniel Garcia Molina" w:date="2023-09-12T11:25:00Z">
        <w:del w:id="333" w:author="Kyra Sadovi" w:date="2023-09-12T11:46:00Z">
          <w:r w:rsidR="00E3368A" w:rsidDel="00410949">
            <w:rPr>
              <w:rFonts w:ascii="Times New Roman" w:hAnsi="Times New Roman" w:cs="Times New Roman"/>
              <w:highlight w:val="yellow"/>
            </w:rPr>
            <w:delText xml:space="preserve"> </w:delText>
          </w:r>
        </w:del>
        <w:del w:id="334" w:author="Kyra Sadovi" w:date="2023-09-12T13:56:00Z">
          <w:r w:rsidR="00E3368A" w:rsidDel="001C1F0A">
            <w:rPr>
              <w:rFonts w:ascii="Times New Roman" w:hAnsi="Times New Roman" w:cs="Times New Roman"/>
              <w:highlight w:val="yellow"/>
            </w:rPr>
            <w:delText xml:space="preserve"> In my first year as a rese</w:delText>
          </w:r>
        </w:del>
      </w:ins>
      <w:ins w:id="335" w:author="Daniel Garcia Molina" w:date="2023-09-12T11:26:00Z">
        <w:del w:id="336" w:author="Kyra Sadovi" w:date="2023-09-12T13:56:00Z">
          <w:r w:rsidR="00E3368A" w:rsidDel="001C1F0A">
            <w:rPr>
              <w:rFonts w:ascii="Times New Roman" w:hAnsi="Times New Roman" w:cs="Times New Roman"/>
              <w:highlight w:val="yellow"/>
            </w:rPr>
            <w:delText xml:space="preserve">arch assistant, my role was to be the “GDP research assistant.”  My task was to </w:delText>
          </w:r>
        </w:del>
      </w:ins>
      <w:ins w:id="337" w:author="Daniel Garcia Molina" w:date="2023-09-12T11:27:00Z">
        <w:del w:id="338" w:author="Kyra Sadovi" w:date="2023-09-12T13:56:00Z">
          <w:r w:rsidR="0030648E" w:rsidDel="001C1F0A">
            <w:rPr>
              <w:rFonts w:ascii="Times New Roman" w:hAnsi="Times New Roman" w:cs="Times New Roman"/>
              <w:highlight w:val="yellow"/>
            </w:rPr>
            <w:delText>coo</w:delText>
          </w:r>
        </w:del>
      </w:ins>
      <w:ins w:id="339" w:author="Daniel Garcia Molina" w:date="2023-09-12T11:28:00Z">
        <w:del w:id="340" w:author="Kyra Sadovi" w:date="2023-09-12T13:56:00Z">
          <w:r w:rsidR="0030648E" w:rsidDel="001C1F0A">
            <w:rPr>
              <w:rFonts w:ascii="Times New Roman" w:hAnsi="Times New Roman" w:cs="Times New Roman"/>
              <w:highlight w:val="yellow"/>
            </w:rPr>
            <w:delText>rdinate</w:delText>
          </w:r>
        </w:del>
      </w:ins>
      <w:ins w:id="341" w:author="Daniel Garcia Molina" w:date="2023-09-08T15:29:00Z">
        <w:del w:id="342" w:author="Kyra Sadovi" w:date="2023-09-12T13:56:00Z">
          <w:r w:rsidR="000A314D" w:rsidDel="001C1F0A">
            <w:rPr>
              <w:rFonts w:ascii="Times New Roman" w:hAnsi="Times New Roman" w:cs="Times New Roman"/>
              <w:highlight w:val="yellow"/>
            </w:rPr>
            <w:delText xml:space="preserve"> the large and complex forecast</w:delText>
          </w:r>
        </w:del>
      </w:ins>
      <w:ins w:id="343" w:author="Daniel Garcia Molina" w:date="2023-09-12T11:28:00Z">
        <w:del w:id="344" w:author="Kyra Sadovi" w:date="2023-09-12T13:56:00Z">
          <w:r w:rsidR="0030648E" w:rsidDel="001C1F0A">
            <w:rPr>
              <w:rFonts w:ascii="Times New Roman" w:hAnsi="Times New Roman" w:cs="Times New Roman"/>
              <w:highlight w:val="yellow"/>
            </w:rPr>
            <w:delText>ing</w:delText>
          </w:r>
        </w:del>
      </w:ins>
      <w:ins w:id="345" w:author="Daniel Garcia Molina" w:date="2023-09-08T15:29:00Z">
        <w:del w:id="346" w:author="Kyra Sadovi" w:date="2023-09-12T13:56:00Z">
          <w:r w:rsidR="000A314D" w:rsidDel="001C1F0A">
            <w:rPr>
              <w:rFonts w:ascii="Times New Roman" w:hAnsi="Times New Roman" w:cs="Times New Roman"/>
              <w:highlight w:val="yellow"/>
            </w:rPr>
            <w:delText xml:space="preserve"> apparatus at the Fed together with a</w:delText>
          </w:r>
        </w:del>
      </w:ins>
      <w:ins w:id="347" w:author="Daniel Garcia Molina" w:date="2023-09-08T15:30:00Z">
        <w:del w:id="348" w:author="Kyra Sadovi" w:date="2023-09-12T13:56:00Z">
          <w:r w:rsidR="000A314D" w:rsidDel="001C1F0A">
            <w:rPr>
              <w:rFonts w:ascii="Times New Roman" w:hAnsi="Times New Roman" w:cs="Times New Roman"/>
              <w:highlight w:val="yellow"/>
            </w:rPr>
            <w:delText xml:space="preserve">n economist, the </w:delText>
          </w:r>
        </w:del>
      </w:ins>
      <w:ins w:id="349" w:author="Daniel Garcia Molina" w:date="2023-09-08T15:29:00Z">
        <w:del w:id="350" w:author="Kyra Sadovi" w:date="2023-09-12T13:56:00Z">
          <w:r w:rsidR="000A314D" w:rsidDel="001C1F0A">
            <w:rPr>
              <w:rFonts w:ascii="Times New Roman" w:hAnsi="Times New Roman" w:cs="Times New Roman"/>
              <w:highlight w:val="yellow"/>
            </w:rPr>
            <w:delText>“GD</w:delText>
          </w:r>
        </w:del>
      </w:ins>
      <w:ins w:id="351" w:author="Daniel Garcia Molina" w:date="2023-09-08T15:30:00Z">
        <w:del w:id="352" w:author="Kyra Sadovi" w:date="2023-09-12T13:56:00Z">
          <w:r w:rsidR="000A314D" w:rsidDel="001C1F0A">
            <w:rPr>
              <w:rFonts w:ascii="Times New Roman" w:hAnsi="Times New Roman" w:cs="Times New Roman"/>
              <w:highlight w:val="yellow"/>
            </w:rPr>
            <w:delText xml:space="preserve">P coordinator.” </w:delText>
          </w:r>
        </w:del>
        <w:del w:id="353" w:author="Kyra Sadovi" w:date="2023-09-12T11:46:00Z">
          <w:r w:rsidR="000A314D" w:rsidDel="00410949">
            <w:rPr>
              <w:rFonts w:ascii="Times New Roman" w:hAnsi="Times New Roman" w:cs="Times New Roman"/>
              <w:highlight w:val="yellow"/>
            </w:rPr>
            <w:delText xml:space="preserve"> </w:delText>
          </w:r>
        </w:del>
        <w:del w:id="354" w:author="Kyra Sadovi" w:date="2023-09-12T13:56:00Z">
          <w:r w:rsidR="000A314D" w:rsidDel="001C1F0A">
            <w:rPr>
              <w:rFonts w:ascii="Times New Roman" w:hAnsi="Times New Roman" w:cs="Times New Roman"/>
              <w:highlight w:val="yellow"/>
            </w:rPr>
            <w:delText>This high</w:delText>
          </w:r>
        </w:del>
        <w:del w:id="355" w:author="Kyra Sadovi" w:date="2023-09-12T11:46:00Z">
          <w:r w:rsidR="000A314D" w:rsidDel="00410949">
            <w:rPr>
              <w:rFonts w:ascii="Times New Roman" w:hAnsi="Times New Roman" w:cs="Times New Roman"/>
              <w:highlight w:val="yellow"/>
            </w:rPr>
            <w:delText xml:space="preserve"> </w:delText>
          </w:r>
        </w:del>
        <w:del w:id="356" w:author="Kyra Sadovi" w:date="2023-09-12T13:56:00Z">
          <w:r w:rsidR="000A314D" w:rsidDel="001C1F0A">
            <w:rPr>
              <w:rFonts w:ascii="Times New Roman" w:hAnsi="Times New Roman" w:cs="Times New Roman"/>
              <w:highlight w:val="yellow"/>
            </w:rPr>
            <w:delText>stakes role</w:delText>
          </w:r>
        </w:del>
      </w:ins>
      <w:ins w:id="357" w:author="Daniel Garcia Molina" w:date="2023-09-12T11:28:00Z">
        <w:del w:id="358" w:author="Kyra Sadovi" w:date="2023-09-12T13:56:00Z">
          <w:r w:rsidR="0030648E" w:rsidDel="001C1F0A">
            <w:rPr>
              <w:rFonts w:ascii="Times New Roman" w:hAnsi="Times New Roman" w:cs="Times New Roman"/>
              <w:highlight w:val="yellow"/>
            </w:rPr>
            <w:delText xml:space="preserve"> involved communicating with the division director and other higher</w:delText>
          </w:r>
        </w:del>
        <w:del w:id="359" w:author="Kyra Sadovi" w:date="2023-09-12T11:46:00Z">
          <w:r w:rsidR="0030648E" w:rsidDel="00410949">
            <w:rPr>
              <w:rFonts w:ascii="Times New Roman" w:hAnsi="Times New Roman" w:cs="Times New Roman"/>
              <w:highlight w:val="yellow"/>
            </w:rPr>
            <w:delText xml:space="preserve"> </w:delText>
          </w:r>
        </w:del>
        <w:del w:id="360" w:author="Kyra Sadovi" w:date="2023-09-12T13:56:00Z">
          <w:r w:rsidR="0030648E" w:rsidDel="001C1F0A">
            <w:rPr>
              <w:rFonts w:ascii="Times New Roman" w:hAnsi="Times New Roman" w:cs="Times New Roman"/>
              <w:highlight w:val="yellow"/>
            </w:rPr>
            <w:delText>ups at the Fed, and so required great still at time management, communication, precision, and keeping a cool head.</w:delText>
          </w:r>
        </w:del>
        <w:del w:id="361" w:author="Kyra Sadovi" w:date="2023-09-12T11:46:00Z">
          <w:r w:rsidR="0030648E" w:rsidDel="00410949">
            <w:rPr>
              <w:rFonts w:ascii="Times New Roman" w:hAnsi="Times New Roman" w:cs="Times New Roman"/>
              <w:highlight w:val="yellow"/>
            </w:rPr>
            <w:delText xml:space="preserve"> </w:delText>
          </w:r>
        </w:del>
        <w:del w:id="362" w:author="Kyra Sadovi" w:date="2023-09-12T13:56:00Z">
          <w:r w:rsidR="0030648E" w:rsidDel="001C1F0A">
            <w:rPr>
              <w:rFonts w:ascii="Times New Roman" w:hAnsi="Times New Roman" w:cs="Times New Roman"/>
              <w:highlight w:val="yellow"/>
            </w:rPr>
            <w:delText xml:space="preserve"> Indeed, this position is so</w:delText>
          </w:r>
        </w:del>
      </w:ins>
      <w:ins w:id="363" w:author="Daniel Garcia Molina" w:date="2023-09-12T11:29:00Z">
        <w:del w:id="364" w:author="Kyra Sadovi" w:date="2023-09-12T13:56:00Z">
          <w:r w:rsidR="0030648E" w:rsidDel="001C1F0A">
            <w:rPr>
              <w:rFonts w:ascii="Times New Roman" w:hAnsi="Times New Roman" w:cs="Times New Roman"/>
              <w:highlight w:val="yellow"/>
            </w:rPr>
            <w:delText xml:space="preserve"> intensive it is</w:delText>
          </w:r>
          <w:r w:rsidR="0030648E" w:rsidDel="001C1F0A">
            <w:rPr>
              <w:rFonts w:ascii="Times New Roman" w:hAnsi="Times New Roman" w:cs="Times New Roman"/>
            </w:rPr>
            <w:delText xml:space="preserve"> </w:delText>
          </w:r>
        </w:del>
      </w:ins>
      <w:ins w:id="365" w:author="Daniel Garcia Molina" w:date="2023-09-08T15:31:00Z">
        <w:del w:id="366" w:author="Kyra Sadovi" w:date="2023-09-12T13:56:00Z">
          <w:r w:rsidR="000A314D" w:rsidDel="001C1F0A">
            <w:rPr>
              <w:rFonts w:ascii="Times New Roman" w:hAnsi="Times New Roman" w:cs="Times New Roman"/>
            </w:rPr>
            <w:delText>a one-year only position.</w:delText>
          </w:r>
        </w:del>
        <w:del w:id="367" w:author="Kyra Sadovi" w:date="2023-09-12T11:50:00Z">
          <w:r w:rsidR="000A314D" w:rsidDel="00410949">
            <w:rPr>
              <w:rFonts w:ascii="Times New Roman" w:hAnsi="Times New Roman" w:cs="Times New Roman"/>
            </w:rPr>
            <w:delText xml:space="preserve"> </w:delText>
          </w:r>
        </w:del>
        <w:del w:id="368" w:author="Kyra Sadovi" w:date="2023-09-12T13:56:00Z">
          <w:r w:rsidR="000A314D" w:rsidDel="001C1F0A">
            <w:rPr>
              <w:rFonts w:ascii="Times New Roman" w:hAnsi="Times New Roman" w:cs="Times New Roman"/>
            </w:rPr>
            <w:delText xml:space="preserve"> For the other two years, I rotated into the “housing research analyst” position, supporting the economists working on forecasting </w:delText>
          </w:r>
        </w:del>
      </w:ins>
      <w:ins w:id="369" w:author="Daniel Garcia Molina" w:date="2023-09-08T15:32:00Z">
        <w:del w:id="370" w:author="Kyra Sadovi" w:date="2023-09-12T13:56:00Z">
          <w:r w:rsidR="000A314D" w:rsidDel="001C1F0A">
            <w:rPr>
              <w:rFonts w:ascii="Times New Roman" w:hAnsi="Times New Roman" w:cs="Times New Roman"/>
            </w:rPr>
            <w:delText xml:space="preserve">residential and nonresidential structures investment. </w:delText>
          </w:r>
        </w:del>
        <w:del w:id="371" w:author="Kyra Sadovi" w:date="2023-09-12T11:51:00Z">
          <w:r w:rsidR="000A314D" w:rsidDel="00410949">
            <w:rPr>
              <w:rFonts w:ascii="Times New Roman" w:hAnsi="Times New Roman" w:cs="Times New Roman"/>
            </w:rPr>
            <w:delText xml:space="preserve"> </w:delText>
          </w:r>
        </w:del>
        <w:del w:id="372" w:author="Kyra Sadovi" w:date="2023-09-12T13:56:00Z">
          <w:r w:rsidR="000A314D" w:rsidDel="001C1F0A">
            <w:rPr>
              <w:rFonts w:ascii="Times New Roman" w:hAnsi="Times New Roman" w:cs="Times New Roman"/>
            </w:rPr>
            <w:delText>Crowning my time as a research assistant, I co-authored a FEDS note</w:delText>
          </w:r>
        </w:del>
        <w:del w:id="373" w:author="Kyra Sadovi" w:date="2023-09-12T11:47:00Z">
          <w:r w:rsidR="000A314D" w:rsidDel="00410949">
            <w:rPr>
              <w:rFonts w:ascii="Times New Roman" w:hAnsi="Times New Roman" w:cs="Times New Roman"/>
            </w:rPr>
            <w:delText xml:space="preserve">… </w:delText>
          </w:r>
          <w:r w:rsidR="000A314D" w:rsidRPr="000A314D" w:rsidDel="00410949">
            <w:rPr>
              <w:rFonts w:ascii="Times New Roman" w:hAnsi="Times New Roman" w:cs="Times New Roman"/>
              <w:highlight w:val="yellow"/>
              <w:rPrChange w:id="374" w:author="Daniel Garcia Molina" w:date="2023-09-08T15:34:00Z">
                <w:rPr>
                  <w:rFonts w:ascii="Times New Roman" w:hAnsi="Times New Roman" w:cs="Times New Roman"/>
                </w:rPr>
              </w:rPrChange>
            </w:rPr>
            <w:delText>and any other things you want to highlight</w:delText>
          </w:r>
        </w:del>
      </w:ins>
      <w:ins w:id="375" w:author="Daniel Garcia Molina" w:date="2023-09-12T11:29:00Z">
        <w:del w:id="376" w:author="Kyra Sadovi" w:date="2023-09-12T11:47:00Z">
          <w:r w:rsidR="0030648E" w:rsidDel="00410949">
            <w:rPr>
              <w:rFonts w:ascii="Times New Roman" w:hAnsi="Times New Roman" w:cs="Times New Roman"/>
              <w:highlight w:val="yellow"/>
            </w:rPr>
            <w:delText>, stuff you did with Eirik?</w:delText>
          </w:r>
        </w:del>
      </w:ins>
      <w:ins w:id="377" w:author="Daniel Garcia Molina" w:date="2023-09-08T15:32:00Z">
        <w:del w:id="378" w:author="Kyra Sadovi" w:date="2023-09-12T11:47:00Z">
          <w:r w:rsidR="000A314D" w:rsidRPr="000A314D" w:rsidDel="00410949">
            <w:rPr>
              <w:rFonts w:ascii="Times New Roman" w:hAnsi="Times New Roman" w:cs="Times New Roman"/>
              <w:highlight w:val="yellow"/>
              <w:rPrChange w:id="379" w:author="Daniel Garcia Molina" w:date="2023-09-08T15:34:00Z">
                <w:rPr>
                  <w:rFonts w:ascii="Times New Roman" w:hAnsi="Times New Roman" w:cs="Times New Roman"/>
                </w:rPr>
              </w:rPrChange>
            </w:rPr>
            <w:delText>.</w:delText>
          </w:r>
          <w:r w:rsidR="000A314D" w:rsidDel="00410949">
            <w:rPr>
              <w:rFonts w:ascii="Times New Roman" w:hAnsi="Times New Roman" w:cs="Times New Roman"/>
            </w:rPr>
            <w:delText xml:space="preserve"> </w:delText>
          </w:r>
        </w:del>
      </w:ins>
    </w:p>
    <w:p w14:paraId="25C9562A" w14:textId="23C22040" w:rsidR="00582D77" w:rsidRPr="006D2ECE" w:rsidDel="00410949" w:rsidRDefault="00582D77" w:rsidP="001C1F0A">
      <w:pPr>
        <w:spacing w:after="0"/>
        <w:ind w:firstLine="720"/>
        <w:rPr>
          <w:del w:id="380" w:author="Kyra Sadovi" w:date="2023-09-12T11:47:00Z"/>
          <w:rFonts w:ascii="Times New Roman" w:hAnsi="Times New Roman" w:cs="Times New Roman"/>
        </w:rPr>
      </w:pPr>
    </w:p>
    <w:p w14:paraId="012AAA83" w14:textId="3B7138FB" w:rsidR="00F84A3E" w:rsidRPr="006D2ECE" w:rsidDel="007B733F" w:rsidRDefault="00F84A3E" w:rsidP="001C1F0A">
      <w:pPr>
        <w:spacing w:after="0"/>
        <w:ind w:firstLine="720"/>
        <w:rPr>
          <w:moveFrom w:id="381" w:author="Daniel Garcia Molina" w:date="2023-09-08T15:07:00Z"/>
          <w:rFonts w:ascii="Times New Roman" w:hAnsi="Times New Roman" w:cs="Times New Roman"/>
        </w:rPr>
      </w:pPr>
      <w:moveFromRangeStart w:id="382" w:author="Daniel Garcia Molina" w:date="2023-09-08T15:07:00Z" w:name="move145078042"/>
      <w:commentRangeStart w:id="383"/>
      <w:commentRangeStart w:id="384"/>
      <w:commentRangeStart w:id="385"/>
      <w:moveFrom w:id="386" w:author="Daniel Garcia Molina" w:date="2023-09-08T15:07:00Z">
        <w:r w:rsidRPr="006D2ECE" w:rsidDel="007B733F">
          <w:rPr>
            <w:rFonts w:ascii="Times New Roman" w:hAnsi="Times New Roman" w:cs="Times New Roman"/>
          </w:rPr>
          <w:t>During</w:t>
        </w:r>
        <w:commentRangeEnd w:id="383"/>
        <w:r w:rsidRPr="006D2ECE" w:rsidDel="007B733F">
          <w:rPr>
            <w:rStyle w:val="CommentReference"/>
            <w:rFonts w:ascii="Times New Roman" w:hAnsi="Times New Roman" w:cs="Times New Roman"/>
            <w:sz w:val="24"/>
            <w:szCs w:val="24"/>
          </w:rPr>
          <w:commentReference w:id="383"/>
        </w:r>
        <w:commentRangeEnd w:id="384"/>
        <w:r w:rsidRPr="006D2ECE" w:rsidDel="007B733F">
          <w:rPr>
            <w:rStyle w:val="CommentReference"/>
            <w:rFonts w:ascii="Times New Roman" w:hAnsi="Times New Roman" w:cs="Times New Roman"/>
            <w:sz w:val="24"/>
            <w:szCs w:val="24"/>
          </w:rPr>
          <w:commentReference w:id="384"/>
        </w:r>
        <w:r w:rsidRPr="006D2ECE" w:rsidDel="007B733F">
          <w:rPr>
            <w:rFonts w:ascii="Times New Roman" w:hAnsi="Times New Roman" w:cs="Times New Roman"/>
          </w:rPr>
          <w:t xml:space="preserve"> the summer after my sophomore year, I interned for Americans for Financial Reform (AFR), a policy think tank in Washington, D.C. I worked on campaigns for financial regulatory policy with an eye toward regulating private equity investment. As a child of the 2008 recession, I relished the opportunity to learn </w:t>
        </w:r>
        <w:r w:rsidR="00C826B2" w:rsidDel="007B733F">
          <w:rPr>
            <w:rFonts w:ascii="Times New Roman" w:hAnsi="Times New Roman" w:cs="Times New Roman"/>
          </w:rPr>
          <w:t xml:space="preserve">about </w:t>
        </w:r>
        <w:r w:rsidRPr="006D2ECE" w:rsidDel="007B733F">
          <w:rPr>
            <w:rFonts w:ascii="Times New Roman" w:hAnsi="Times New Roman" w:cs="Times New Roman"/>
          </w:rPr>
          <w:t xml:space="preserve">the intricacies of consumer finance, gaining insight into the cause of so much economic pain I </w:t>
        </w:r>
        <w:r w:rsidR="00645B2D" w:rsidRPr="006D2ECE" w:rsidDel="007B733F">
          <w:rPr>
            <w:rFonts w:ascii="Times New Roman" w:hAnsi="Times New Roman" w:cs="Times New Roman"/>
          </w:rPr>
          <w:t>observed</w:t>
        </w:r>
        <w:r w:rsidRPr="006D2ECE" w:rsidDel="007B733F">
          <w:rPr>
            <w:rFonts w:ascii="Times New Roman" w:hAnsi="Times New Roman" w:cs="Times New Roman"/>
          </w:rPr>
          <w:t xml:space="preserve"> </w:t>
        </w:r>
        <w:r w:rsidR="00645B2D" w:rsidDel="007B733F">
          <w:rPr>
            <w:rFonts w:ascii="Times New Roman" w:hAnsi="Times New Roman" w:cs="Times New Roman"/>
          </w:rPr>
          <w:t>in my own community</w:t>
        </w:r>
        <w:r w:rsidRPr="006D2ECE" w:rsidDel="007B733F">
          <w:rPr>
            <w:rFonts w:ascii="Times New Roman" w:hAnsi="Times New Roman" w:cs="Times New Roman"/>
          </w:rPr>
          <w:t xml:space="preserve">. But I found myself yearning not only to interpret other academics’ research but to be able to answer economic policy questions myself. Inspired by my time with AFR, I wrote two papers on policy-specific topics for upper-level economics courses. </w:t>
        </w:r>
      </w:moveFrom>
    </w:p>
    <w:p w14:paraId="5CDC10B2" w14:textId="4B51ABDD" w:rsidR="00F84A3E" w:rsidRPr="006D2ECE" w:rsidDel="007B733F" w:rsidRDefault="00F84A3E" w:rsidP="005F7F59">
      <w:pPr>
        <w:spacing w:after="0"/>
        <w:ind w:firstLine="720"/>
        <w:rPr>
          <w:moveFrom w:id="387" w:author="Daniel Garcia Molina" w:date="2023-09-08T15:07:00Z"/>
          <w:rFonts w:ascii="Times New Roman" w:hAnsi="Times New Roman" w:cs="Times New Roman"/>
        </w:rPr>
      </w:pPr>
      <w:moveFrom w:id="388" w:author="Daniel Garcia Molina" w:date="2023-09-08T15:07:00Z">
        <w:r w:rsidRPr="006D2ECE" w:rsidDel="007B733F">
          <w:rPr>
            <w:rFonts w:ascii="Times New Roman" w:hAnsi="Times New Roman" w:cs="Times New Roman"/>
          </w:rPr>
          <w:t xml:space="preserve">The first focused on the effects of the 2008 Medicaid expansion in Oregon for Professor Eun Yi Chung. While not specifically related to consumer finance, </w:t>
        </w:r>
        <w:r w:rsidR="008459B0" w:rsidDel="007B733F">
          <w:rPr>
            <w:rFonts w:ascii="Times New Roman" w:hAnsi="Times New Roman" w:cs="Times New Roman"/>
          </w:rPr>
          <w:t xml:space="preserve">I learned </w:t>
        </w:r>
        <w:r w:rsidRPr="006D2ECE" w:rsidDel="007B733F">
          <w:rPr>
            <w:rFonts w:ascii="Times New Roman" w:hAnsi="Times New Roman" w:cs="Times New Roman"/>
          </w:rPr>
          <w:t xml:space="preserve">about quantitative policy analysis and causal inference using a randomized experiment. The second paper was for my senior-year course on machine learning in economics. I leveraged public HMDA data to measure racial discrimination in mortgage lending using machine learning methods. I found the process both academically intriguing and personally fulfilling: not only was I engaging with interesting literature on </w:t>
        </w:r>
        <w:r w:rsidR="00E42D80" w:rsidDel="007B733F">
          <w:rPr>
            <w:rFonts w:ascii="Times New Roman" w:hAnsi="Times New Roman" w:cs="Times New Roman"/>
          </w:rPr>
          <w:t>mortgage discrimination</w:t>
        </w:r>
        <w:r w:rsidRPr="006D2ECE" w:rsidDel="007B733F">
          <w:rPr>
            <w:rFonts w:ascii="Times New Roman" w:hAnsi="Times New Roman" w:cs="Times New Roman"/>
          </w:rPr>
          <w:t>, but I was also working on a topic I care</w:t>
        </w:r>
        <w:r w:rsidR="00AB0A0E" w:rsidRPr="00AB0A0E" w:rsidDel="007B733F">
          <w:rPr>
            <w:rFonts w:ascii="Times New Roman" w:hAnsi="Times New Roman" w:cs="Times New Roman"/>
          </w:rPr>
          <w:t xml:space="preserve"> </w:t>
        </w:r>
        <w:r w:rsidR="00AB0A0E" w:rsidRPr="006D2ECE" w:rsidDel="007B733F">
          <w:rPr>
            <w:rFonts w:ascii="Times New Roman" w:hAnsi="Times New Roman" w:cs="Times New Roman"/>
          </w:rPr>
          <w:t>about</w:t>
        </w:r>
        <w:r w:rsidRPr="006D2ECE" w:rsidDel="007B733F">
          <w:rPr>
            <w:rFonts w:ascii="Times New Roman" w:hAnsi="Times New Roman" w:cs="Times New Roman"/>
          </w:rPr>
          <w:t xml:space="preserve"> deeply having grown up in a</w:t>
        </w:r>
        <w:r w:rsidR="00AB0A0E" w:rsidDel="007B733F">
          <w:rPr>
            <w:rFonts w:ascii="Times New Roman" w:hAnsi="Times New Roman" w:cs="Times New Roman"/>
          </w:rPr>
          <w:t>n</w:t>
        </w:r>
        <w:r w:rsidRPr="006D2ECE" w:rsidDel="007B733F">
          <w:rPr>
            <w:rFonts w:ascii="Times New Roman" w:hAnsi="Times New Roman" w:cs="Times New Roman"/>
          </w:rPr>
          <w:t xml:space="preserve"> historically segregated city. The process of writing both of these papers inspired me to pursue economic research professionally. </w:t>
        </w:r>
      </w:moveFrom>
    </w:p>
    <w:moveFromRangeEnd w:id="382"/>
    <w:p w14:paraId="1921C0FF" w14:textId="021E800A" w:rsidR="004D5D2D" w:rsidDel="007B733F" w:rsidRDefault="00B707A4" w:rsidP="005F7F59">
      <w:pPr>
        <w:spacing w:after="0"/>
        <w:ind w:firstLine="720"/>
        <w:rPr>
          <w:del w:id="389" w:author="Daniel Garcia Molina" w:date="2023-09-08T15:08:00Z"/>
          <w:rFonts w:ascii="Times New Roman" w:hAnsi="Times New Roman" w:cs="Times New Roman"/>
        </w:rPr>
      </w:pPr>
      <w:del w:id="390" w:author="Daniel Garcia Molina" w:date="2023-09-08T15:08:00Z">
        <w:r w:rsidDel="007B733F">
          <w:rPr>
            <w:rFonts w:ascii="Times New Roman" w:hAnsi="Times New Roman" w:cs="Times New Roman"/>
          </w:rPr>
          <w:delText>While</w:delText>
        </w:r>
        <w:r w:rsidR="008F3A47" w:rsidDel="007B733F">
          <w:rPr>
            <w:rFonts w:ascii="Times New Roman" w:hAnsi="Times New Roman" w:cs="Times New Roman"/>
          </w:rPr>
          <w:delText xml:space="preserve"> I contemplated a future career in economics, </w:delText>
        </w:r>
        <w:r w:rsidR="00645B2D" w:rsidDel="007B733F">
          <w:rPr>
            <w:rFonts w:ascii="Times New Roman" w:hAnsi="Times New Roman" w:cs="Times New Roman"/>
          </w:rPr>
          <w:delText xml:space="preserve">I </w:delText>
        </w:r>
        <w:r w:rsidR="008F3A47" w:rsidDel="007B733F">
          <w:rPr>
            <w:rFonts w:ascii="Times New Roman" w:hAnsi="Times New Roman" w:cs="Times New Roman"/>
          </w:rPr>
          <w:delText>accepted a position as a</w:delText>
        </w:r>
        <w:r w:rsidR="00645B2D" w:rsidDel="007B733F">
          <w:rPr>
            <w:rFonts w:ascii="Times New Roman" w:hAnsi="Times New Roman" w:cs="Times New Roman"/>
          </w:rPr>
          <w:delText xml:space="preserve"> research assistant at the Federal Reserve Board of Governors. I wanted to learn more about what economists did while</w:delText>
        </w:r>
        <w:r w:rsidR="003A7CB0" w:rsidDel="007B733F">
          <w:rPr>
            <w:rFonts w:ascii="Times New Roman" w:hAnsi="Times New Roman" w:cs="Times New Roman"/>
          </w:rPr>
          <w:delText xml:space="preserve"> I contributed </w:delText>
        </w:r>
        <w:r w:rsidR="00645B2D" w:rsidDel="007B733F">
          <w:rPr>
            <w:rFonts w:ascii="Times New Roman" w:hAnsi="Times New Roman" w:cs="Times New Roman"/>
          </w:rPr>
          <w:delText>actively to policy</w:delText>
        </w:r>
        <w:r w:rsidR="008F3A47" w:rsidDel="007B733F">
          <w:rPr>
            <w:rFonts w:ascii="Times New Roman" w:hAnsi="Times New Roman" w:cs="Times New Roman"/>
          </w:rPr>
          <w:delText>. My</w:delText>
        </w:r>
        <w:r w:rsidR="004D5D2D" w:rsidDel="007B733F">
          <w:rPr>
            <w:rFonts w:ascii="Times New Roman" w:hAnsi="Times New Roman" w:cs="Times New Roman"/>
          </w:rPr>
          <w:delText xml:space="preserve"> work at the Fed can be divided into two categories: policy work, in which I </w:delText>
        </w:r>
        <w:r w:rsidR="009B4933" w:rsidDel="007B733F">
          <w:rPr>
            <w:rFonts w:ascii="Times New Roman" w:hAnsi="Times New Roman" w:cs="Times New Roman"/>
          </w:rPr>
          <w:delText>contributed to</w:delText>
        </w:r>
        <w:r w:rsidR="004D5D2D" w:rsidDel="007B733F">
          <w:rPr>
            <w:rFonts w:ascii="Times New Roman" w:hAnsi="Times New Roman" w:cs="Times New Roman"/>
          </w:rPr>
          <w:delText xml:space="preserve"> FOMC material; and research work, in which I collaborated with Board economists on projects and papers for publication.</w:delText>
        </w:r>
        <w:r w:rsidR="00512B2B" w:rsidDel="007B733F">
          <w:rPr>
            <w:rFonts w:ascii="Times New Roman" w:hAnsi="Times New Roman" w:cs="Times New Roman"/>
          </w:rPr>
          <w:delText xml:space="preserve"> </w:delText>
        </w:r>
        <w:r w:rsidR="00645B2D" w:rsidDel="007B733F">
          <w:rPr>
            <w:rFonts w:ascii="Times New Roman" w:hAnsi="Times New Roman" w:cs="Times New Roman"/>
          </w:rPr>
          <w:delText xml:space="preserve"> </w:delText>
        </w:r>
      </w:del>
    </w:p>
    <w:p w14:paraId="0F4BFEC6" w14:textId="58A9D076" w:rsidR="00810161" w:rsidDel="001C1F0A" w:rsidRDefault="004D5D2D" w:rsidP="005F7F59">
      <w:pPr>
        <w:spacing w:after="0"/>
        <w:ind w:firstLine="720"/>
        <w:rPr>
          <w:ins w:id="391" w:author="Daniel Garcia Molina" w:date="2023-09-08T15:35:00Z"/>
          <w:del w:id="392" w:author="Kyra Sadovi" w:date="2023-09-12T14:04:00Z"/>
          <w:rFonts w:ascii="Times New Roman" w:hAnsi="Times New Roman" w:cs="Times New Roman"/>
        </w:rPr>
      </w:pPr>
      <w:del w:id="393" w:author="Daniel Garcia Molina" w:date="2023-09-08T15:37:00Z">
        <w:r w:rsidDel="00F14BBE">
          <w:rPr>
            <w:rFonts w:ascii="Times New Roman" w:hAnsi="Times New Roman" w:cs="Times New Roman"/>
          </w:rPr>
          <w:delText xml:space="preserve">As the residential investment RA, </w:delText>
        </w:r>
        <w:r w:rsidRPr="006D2ECE" w:rsidDel="00F14BBE">
          <w:rPr>
            <w:rFonts w:ascii="Times New Roman" w:hAnsi="Times New Roman" w:cs="Times New Roman"/>
          </w:rPr>
          <w:delText xml:space="preserve">I contributed </w:delText>
        </w:r>
        <w:r w:rsidR="00637AE0" w:rsidDel="00F14BBE">
          <w:rPr>
            <w:rFonts w:ascii="Times New Roman" w:hAnsi="Times New Roman" w:cs="Times New Roman"/>
          </w:rPr>
          <w:delText>substantively</w:delText>
        </w:r>
        <w:r w:rsidRPr="006D2ECE" w:rsidDel="00F14BBE">
          <w:rPr>
            <w:rFonts w:ascii="Times New Roman" w:hAnsi="Times New Roman" w:cs="Times New Roman"/>
          </w:rPr>
          <w:delText xml:space="preserve"> to the residential investment sector’s FOMC </w:delText>
        </w:r>
        <w:r w:rsidR="009B4933" w:rsidDel="00F14BBE">
          <w:rPr>
            <w:rFonts w:ascii="Times New Roman" w:hAnsi="Times New Roman" w:cs="Times New Roman"/>
          </w:rPr>
          <w:delText>forecasts</w:delText>
        </w:r>
        <w:r w:rsidRPr="006D2ECE" w:rsidDel="00F14BBE">
          <w:rPr>
            <w:rFonts w:ascii="Times New Roman" w:hAnsi="Times New Roman" w:cs="Times New Roman"/>
          </w:rPr>
          <w:delText xml:space="preserve">. </w:delText>
        </w:r>
        <w:r w:rsidDel="00F14BBE">
          <w:rPr>
            <w:rFonts w:ascii="Times New Roman" w:hAnsi="Times New Roman" w:cs="Times New Roman"/>
          </w:rPr>
          <w:delText>I</w:delText>
        </w:r>
        <w:r w:rsidRPr="006D2ECE" w:rsidDel="00F14BBE">
          <w:rPr>
            <w:rFonts w:ascii="Times New Roman" w:hAnsi="Times New Roman" w:cs="Times New Roman"/>
          </w:rPr>
          <w:delText xml:space="preserve"> wrote a section of the sector’s </w:delText>
        </w:r>
        <w:r w:rsidDel="00F14BBE">
          <w:rPr>
            <w:rFonts w:ascii="Times New Roman" w:hAnsi="Times New Roman" w:cs="Times New Roman"/>
          </w:rPr>
          <w:delText>December 2022 FOMC materials</w:delText>
        </w:r>
        <w:r w:rsidRPr="006D2ECE" w:rsidDel="00F14BBE">
          <w:rPr>
            <w:rFonts w:ascii="Times New Roman" w:hAnsi="Times New Roman" w:cs="Times New Roman"/>
          </w:rPr>
          <w:delText xml:space="preserve"> and </w:delText>
        </w:r>
        <w:r w:rsidRPr="006D2ECE" w:rsidDel="00F14BBE">
          <w:rPr>
            <w:rFonts w:ascii="Times New Roman" w:hAnsi="Times New Roman" w:cs="Times New Roman"/>
          </w:rPr>
          <w:lastRenderedPageBreak/>
          <w:delText xml:space="preserve">presented it at the Aggregate Demand meeting to Board officers. The memo section discussed construction employment trends post-pandemic, examining the sector’s slow </w:delText>
        </w:r>
        <w:r w:rsidR="00757BE7" w:rsidRPr="006D2ECE" w:rsidDel="00F14BBE">
          <w:rPr>
            <w:rFonts w:ascii="Times New Roman" w:hAnsi="Times New Roman" w:cs="Times New Roman"/>
          </w:rPr>
          <w:delText>recovery</w:delText>
        </w:r>
        <w:r w:rsidRPr="006D2ECE" w:rsidDel="00F14BBE">
          <w:rPr>
            <w:rFonts w:ascii="Times New Roman" w:hAnsi="Times New Roman" w:cs="Times New Roman"/>
          </w:rPr>
          <w:delText xml:space="preserve"> and explaining its macroeconomic significance for the broader GDP forecast. In the spring of 2023, I coauthored a FEDS Note with Eirik Brandsaas, Daniel Garcia Molina, and Joseph </w:delText>
        </w:r>
        <w:r w:rsidR="006853B4" w:rsidDel="00F14BBE">
          <w:rPr>
            <w:rFonts w:ascii="Times New Roman" w:hAnsi="Times New Roman" w:cs="Times New Roman"/>
          </w:rPr>
          <w:delText>Nichols.</w:delText>
        </w:r>
        <w:r w:rsidRPr="006D2ECE" w:rsidDel="00F14BBE">
          <w:rPr>
            <w:rFonts w:ascii="Times New Roman" w:hAnsi="Times New Roman" w:cs="Times New Roman"/>
          </w:rPr>
          <w:delText xml:space="preserve"> In the note, we explain that the post-pandemic decline in </w:delText>
        </w:r>
        <w:r w:rsidR="006853B4" w:rsidDel="00F14BBE">
          <w:rPr>
            <w:rFonts w:ascii="Times New Roman" w:hAnsi="Times New Roman" w:cs="Times New Roman"/>
          </w:rPr>
          <w:delText>nonresidential structures</w:delText>
        </w:r>
        <w:r w:rsidRPr="006D2ECE" w:rsidDel="00F14BBE">
          <w:rPr>
            <w:rFonts w:ascii="Times New Roman" w:hAnsi="Times New Roman" w:cs="Times New Roman"/>
          </w:rPr>
          <w:delText xml:space="preserve"> spending is misleading, and that actual spending is likely stronger than measured spending because of measurement issues</w:delText>
        </w:r>
        <w:r w:rsidR="00AB0A0E" w:rsidDel="00F14BBE">
          <w:rPr>
            <w:rFonts w:ascii="Times New Roman" w:hAnsi="Times New Roman" w:cs="Times New Roman"/>
          </w:rPr>
          <w:delText>.</w:delText>
        </w:r>
        <w:commentRangeEnd w:id="385"/>
        <w:r w:rsidR="000A314D" w:rsidDel="00F14BBE">
          <w:rPr>
            <w:rStyle w:val="CommentReference"/>
            <w:kern w:val="0"/>
            <w14:ligatures w14:val="none"/>
          </w:rPr>
          <w:commentReference w:id="385"/>
        </w:r>
      </w:del>
      <w:ins w:id="394" w:author="Daniel Garcia Molina" w:date="2023-09-08T15:16:00Z">
        <w:del w:id="395" w:author="Kyra Sadovi" w:date="2023-09-12T14:47:00Z">
          <w:r w:rsidR="00810161" w:rsidDel="00F7600D">
            <w:rPr>
              <w:rFonts w:ascii="Times New Roman" w:hAnsi="Times New Roman" w:cs="Times New Roman"/>
            </w:rPr>
            <w:delText>Finally, on a perso</w:delText>
          </w:r>
        </w:del>
      </w:ins>
      <w:ins w:id="396" w:author="Daniel Garcia Molina" w:date="2023-09-08T15:17:00Z">
        <w:del w:id="397" w:author="Kyra Sadovi" w:date="2023-09-12T14:47:00Z">
          <w:r w:rsidR="00810161" w:rsidDel="00F7600D">
            <w:rPr>
              <w:rFonts w:ascii="Times New Roman" w:hAnsi="Times New Roman" w:cs="Times New Roman"/>
            </w:rPr>
            <w:delText xml:space="preserve">nal note, </w:delText>
          </w:r>
        </w:del>
      </w:ins>
      <w:ins w:id="398" w:author="Kyra Sadovi" w:date="2023-09-12T14:47:00Z">
        <w:r w:rsidR="00F7600D">
          <w:rPr>
            <w:rFonts w:ascii="Times New Roman" w:hAnsi="Times New Roman" w:cs="Times New Roman"/>
          </w:rPr>
          <w:t>A</w:t>
        </w:r>
      </w:ins>
      <w:ins w:id="399" w:author="Kyra Sadovi" w:date="2023-09-12T14:44:00Z">
        <w:r w:rsidR="00854634">
          <w:rPr>
            <w:rFonts w:ascii="Times New Roman" w:hAnsi="Times New Roman" w:cs="Times New Roman"/>
          </w:rPr>
          <w:t xml:space="preserve"> large </w:t>
        </w:r>
      </w:ins>
      <w:ins w:id="400" w:author="Daniel Garcia Molina" w:date="2023-09-08T15:17:00Z">
        <w:r w:rsidR="00810161">
          <w:rPr>
            <w:rFonts w:ascii="Times New Roman" w:hAnsi="Times New Roman" w:cs="Times New Roman"/>
          </w:rPr>
          <w:t xml:space="preserve">part of my interest in </w:t>
        </w:r>
        <w:del w:id="401" w:author="Kyra Sadovi" w:date="2023-09-12T14:44:00Z">
          <w:r w:rsidR="00810161" w:rsidDel="00854634">
            <w:rPr>
              <w:rFonts w:ascii="Times New Roman" w:hAnsi="Times New Roman" w:cs="Times New Roman"/>
            </w:rPr>
            <w:delText>research in economics</w:delText>
          </w:r>
        </w:del>
      </w:ins>
      <w:ins w:id="402" w:author="Kyra Sadovi" w:date="2023-09-12T14:44:00Z">
        <w:r w:rsidR="00854634">
          <w:rPr>
            <w:rFonts w:ascii="Times New Roman" w:hAnsi="Times New Roman" w:cs="Times New Roman"/>
          </w:rPr>
          <w:t>econo</w:t>
        </w:r>
      </w:ins>
      <w:ins w:id="403" w:author="Kyra Sadovi" w:date="2023-09-12T14:45:00Z">
        <w:r w:rsidR="00854634">
          <w:rPr>
            <w:rFonts w:ascii="Times New Roman" w:hAnsi="Times New Roman" w:cs="Times New Roman"/>
          </w:rPr>
          <w:t>mic research</w:t>
        </w:r>
      </w:ins>
      <w:ins w:id="404" w:author="Daniel Garcia Molina" w:date="2023-09-08T15:17:00Z">
        <w:r w:rsidR="00810161">
          <w:rPr>
            <w:rFonts w:ascii="Times New Roman" w:hAnsi="Times New Roman" w:cs="Times New Roman"/>
          </w:rPr>
          <w:t xml:space="preserve"> stems from my experience observing </w:t>
        </w:r>
        <w:del w:id="405" w:author="Kyra Sadovi" w:date="2023-09-12T14:41:00Z">
          <w:r w:rsidR="00810161" w:rsidDel="00F8684D">
            <w:rPr>
              <w:rFonts w:ascii="Times New Roman" w:hAnsi="Times New Roman" w:cs="Times New Roman"/>
            </w:rPr>
            <w:delText>X policy in Chicago</w:delText>
          </w:r>
        </w:del>
      </w:ins>
      <w:ins w:id="406" w:author="Kyra Sadovi" w:date="2023-09-12T14:41:00Z">
        <w:r w:rsidR="00F8684D">
          <w:rPr>
            <w:rFonts w:ascii="Times New Roman" w:hAnsi="Times New Roman" w:cs="Times New Roman"/>
          </w:rPr>
          <w:t xml:space="preserve">changes in my </w:t>
        </w:r>
      </w:ins>
      <w:ins w:id="407" w:author="Kyra Sadovi" w:date="2023-09-12T14:45:00Z">
        <w:r w:rsidR="00854634">
          <w:rPr>
            <w:rFonts w:ascii="Times New Roman" w:hAnsi="Times New Roman" w:cs="Times New Roman"/>
          </w:rPr>
          <w:t>Chicago community</w:t>
        </w:r>
      </w:ins>
      <w:ins w:id="408" w:author="Daniel Garcia Molina" w:date="2023-09-08T15:17:00Z">
        <w:r w:rsidR="00810161">
          <w:rPr>
            <w:rFonts w:ascii="Times New Roman" w:hAnsi="Times New Roman" w:cs="Times New Roman"/>
          </w:rPr>
          <w:t xml:space="preserve"> </w:t>
        </w:r>
        <w:del w:id="409" w:author="Kyra Sadovi" w:date="2023-09-12T14:45:00Z">
          <w:r w:rsidR="00810161" w:rsidDel="00854634">
            <w:rPr>
              <w:rFonts w:ascii="Times New Roman" w:hAnsi="Times New Roman" w:cs="Times New Roman"/>
            </w:rPr>
            <w:delText>in the wake of</w:delText>
          </w:r>
        </w:del>
      </w:ins>
      <w:ins w:id="410" w:author="Kyra Sadovi" w:date="2023-09-12T14:45:00Z">
        <w:r w:rsidR="00854634">
          <w:rPr>
            <w:rFonts w:ascii="Times New Roman" w:hAnsi="Times New Roman" w:cs="Times New Roman"/>
          </w:rPr>
          <w:t>after</w:t>
        </w:r>
      </w:ins>
      <w:ins w:id="411" w:author="Daniel Garcia Molina" w:date="2023-09-08T15:17:00Z">
        <w:r w:rsidR="00810161">
          <w:rPr>
            <w:rFonts w:ascii="Times New Roman" w:hAnsi="Times New Roman" w:cs="Times New Roman"/>
          </w:rPr>
          <w:t xml:space="preserve"> the Great Recession.</w:t>
        </w:r>
      </w:ins>
      <w:ins w:id="412" w:author="Daniel Garcia Molina" w:date="2023-09-08T15:34:00Z">
        <w:r w:rsidR="000A314D">
          <w:rPr>
            <w:rFonts w:ascii="Times New Roman" w:hAnsi="Times New Roman" w:cs="Times New Roman"/>
          </w:rPr>
          <w:t xml:space="preserve"> </w:t>
        </w:r>
      </w:ins>
      <w:ins w:id="413" w:author="Kyra Sadovi" w:date="2023-09-12T14:48:00Z">
        <w:r w:rsidR="00F7600D">
          <w:rPr>
            <w:rFonts w:ascii="Times New Roman" w:hAnsi="Times New Roman" w:cs="Times New Roman"/>
          </w:rPr>
          <w:t>As a child</w:t>
        </w:r>
      </w:ins>
      <w:ins w:id="414" w:author="Kyra Sadovi" w:date="2023-09-12T14:41:00Z">
        <w:r w:rsidR="00F8684D">
          <w:rPr>
            <w:rFonts w:ascii="Times New Roman" w:hAnsi="Times New Roman" w:cs="Times New Roman"/>
          </w:rPr>
          <w:t xml:space="preserve">, I grew accustomed to </w:t>
        </w:r>
      </w:ins>
      <w:ins w:id="415" w:author="Kyra Sadovi" w:date="2023-09-12T15:45:00Z">
        <w:r w:rsidR="002958B9">
          <w:rPr>
            <w:rFonts w:ascii="Times New Roman" w:hAnsi="Times New Roman" w:cs="Times New Roman"/>
          </w:rPr>
          <w:t xml:space="preserve">tumult in the </w:t>
        </w:r>
      </w:ins>
      <w:ins w:id="416" w:author="Kyra Sadovi" w:date="2023-09-12T14:41:00Z">
        <w:r w:rsidR="00F8684D">
          <w:rPr>
            <w:rFonts w:ascii="Times New Roman" w:hAnsi="Times New Roman" w:cs="Times New Roman"/>
          </w:rPr>
          <w:t>real estate</w:t>
        </w:r>
      </w:ins>
      <w:ins w:id="417" w:author="Kyra Sadovi" w:date="2023-09-12T15:45:00Z">
        <w:r w:rsidR="002958B9">
          <w:rPr>
            <w:rFonts w:ascii="Times New Roman" w:hAnsi="Times New Roman" w:cs="Times New Roman"/>
          </w:rPr>
          <w:t xml:space="preserve"> market</w:t>
        </w:r>
      </w:ins>
      <w:ins w:id="418" w:author="Kyra Sadovi" w:date="2023-09-12T14:41:00Z">
        <w:r w:rsidR="00F8684D">
          <w:rPr>
            <w:rFonts w:ascii="Times New Roman" w:hAnsi="Times New Roman" w:cs="Times New Roman"/>
          </w:rPr>
          <w:t xml:space="preserve"> near my house: what </w:t>
        </w:r>
      </w:ins>
      <w:ins w:id="419" w:author="Kyra Sadovi" w:date="2023-09-12T15:45:00Z">
        <w:r w:rsidR="002958B9">
          <w:rPr>
            <w:rFonts w:ascii="Times New Roman" w:hAnsi="Times New Roman" w:cs="Times New Roman"/>
          </w:rPr>
          <w:t>was</w:t>
        </w:r>
      </w:ins>
      <w:ins w:id="420" w:author="Kyra Sadovi" w:date="2023-09-12T14:41:00Z">
        <w:r w:rsidR="00F8684D">
          <w:rPr>
            <w:rFonts w:ascii="Times New Roman" w:hAnsi="Times New Roman" w:cs="Times New Roman"/>
          </w:rPr>
          <w:t xml:space="preserve"> a supermarket became a vacant lot; </w:t>
        </w:r>
      </w:ins>
      <w:ins w:id="421" w:author="Kyra Sadovi" w:date="2023-09-12T14:58:00Z">
        <w:r w:rsidR="00377983">
          <w:rPr>
            <w:rFonts w:ascii="Times New Roman" w:hAnsi="Times New Roman" w:cs="Times New Roman"/>
          </w:rPr>
          <w:t>where I used to have a neighbor became a boarded</w:t>
        </w:r>
      </w:ins>
      <w:ins w:id="422" w:author="Kyra Sadovi" w:date="2023-09-12T14:59:00Z">
        <w:r w:rsidR="00377983">
          <w:rPr>
            <w:rFonts w:ascii="Times New Roman" w:hAnsi="Times New Roman" w:cs="Times New Roman"/>
          </w:rPr>
          <w:t>-up building</w:t>
        </w:r>
      </w:ins>
      <w:ins w:id="423" w:author="Kyra Sadovi" w:date="2023-09-12T14:42:00Z">
        <w:r w:rsidR="00F8684D">
          <w:rPr>
            <w:rFonts w:ascii="Times New Roman" w:hAnsi="Times New Roman" w:cs="Times New Roman"/>
          </w:rPr>
          <w:t xml:space="preserve">. </w:t>
        </w:r>
      </w:ins>
      <w:ins w:id="424" w:author="Kyra Sadovi" w:date="2023-09-12T14:48:00Z">
        <w:r w:rsidR="00F7600D">
          <w:rPr>
            <w:rFonts w:ascii="Times New Roman" w:hAnsi="Times New Roman" w:cs="Times New Roman"/>
          </w:rPr>
          <w:t>During</w:t>
        </w:r>
      </w:ins>
      <w:ins w:id="425" w:author="Kyra Sadovi" w:date="2023-09-12T14:42:00Z">
        <w:r w:rsidR="00F8684D">
          <w:rPr>
            <w:rFonts w:ascii="Times New Roman" w:hAnsi="Times New Roman" w:cs="Times New Roman"/>
          </w:rPr>
          <w:t xml:space="preserve"> high school, I saw the aftermath of these changes: positive economic activity like infrastructure </w:t>
        </w:r>
      </w:ins>
      <w:ins w:id="426" w:author="Kyra Sadovi" w:date="2023-09-12T14:45:00Z">
        <w:r w:rsidR="00F7600D">
          <w:rPr>
            <w:rFonts w:ascii="Times New Roman" w:hAnsi="Times New Roman" w:cs="Times New Roman"/>
          </w:rPr>
          <w:t>upgrades</w:t>
        </w:r>
      </w:ins>
      <w:ins w:id="427" w:author="Kyra Sadovi" w:date="2023-09-12T14:42:00Z">
        <w:r w:rsidR="00F8684D">
          <w:rPr>
            <w:rFonts w:ascii="Times New Roman" w:hAnsi="Times New Roman" w:cs="Times New Roman"/>
          </w:rPr>
          <w:t xml:space="preserve">, but </w:t>
        </w:r>
      </w:ins>
      <w:ins w:id="428" w:author="Kyra Sadovi" w:date="2023-09-12T15:46:00Z">
        <w:r w:rsidR="002958B9">
          <w:rPr>
            <w:rFonts w:ascii="Times New Roman" w:hAnsi="Times New Roman" w:cs="Times New Roman"/>
          </w:rPr>
          <w:t xml:space="preserve">also negative </w:t>
        </w:r>
        <w:r w:rsidR="00AE71A5">
          <w:rPr>
            <w:rFonts w:ascii="Times New Roman" w:hAnsi="Times New Roman" w:cs="Times New Roman"/>
          </w:rPr>
          <w:t>externalities</w:t>
        </w:r>
        <w:r w:rsidR="002958B9">
          <w:rPr>
            <w:rFonts w:ascii="Times New Roman" w:hAnsi="Times New Roman" w:cs="Times New Roman"/>
          </w:rPr>
          <w:t xml:space="preserve"> like gentrification</w:t>
        </w:r>
        <w:r w:rsidR="00AE71A5">
          <w:rPr>
            <w:rFonts w:ascii="Times New Roman" w:hAnsi="Times New Roman" w:cs="Times New Roman"/>
          </w:rPr>
          <w:t xml:space="preserve"> exacerbating </w:t>
        </w:r>
      </w:ins>
      <w:ins w:id="429" w:author="Kyra Sadovi" w:date="2023-09-12T15:47:00Z">
        <w:r w:rsidR="00AE71A5">
          <w:rPr>
            <w:rFonts w:ascii="Times New Roman" w:hAnsi="Times New Roman" w:cs="Times New Roman"/>
          </w:rPr>
          <w:t>the rampant inequality in my city</w:t>
        </w:r>
      </w:ins>
      <w:ins w:id="430" w:author="Kyra Sadovi" w:date="2023-09-12T14:43:00Z">
        <w:r w:rsidR="00F8684D">
          <w:rPr>
            <w:rFonts w:ascii="Times New Roman" w:hAnsi="Times New Roman" w:cs="Times New Roman"/>
          </w:rPr>
          <w:t>. Ever since, I have been passionate about the housing market and urban economics. This interest inspired me to write my mortgage paper in undergrad; to work with Paciorek et a</w:t>
        </w:r>
      </w:ins>
      <w:ins w:id="431" w:author="Kyra Sadovi" w:date="2023-09-12T14:44:00Z">
        <w:r w:rsidR="00F8684D">
          <w:rPr>
            <w:rFonts w:ascii="Times New Roman" w:hAnsi="Times New Roman" w:cs="Times New Roman"/>
          </w:rPr>
          <w:t xml:space="preserve">l. on their mortgage discrimination paper; and </w:t>
        </w:r>
      </w:ins>
      <w:ins w:id="432" w:author="Kyra Sadovi" w:date="2023-09-12T14:46:00Z">
        <w:r w:rsidR="00F7600D">
          <w:rPr>
            <w:rFonts w:ascii="Times New Roman" w:hAnsi="Times New Roman" w:cs="Times New Roman"/>
          </w:rPr>
          <w:t>motivated</w:t>
        </w:r>
      </w:ins>
      <w:ins w:id="433" w:author="Kyra Sadovi" w:date="2023-09-12T14:44:00Z">
        <w:r w:rsidR="00F8684D">
          <w:rPr>
            <w:rFonts w:ascii="Times New Roman" w:hAnsi="Times New Roman" w:cs="Times New Roman"/>
          </w:rPr>
          <w:t xml:space="preserve"> my choice to work on economic research and policy at the Fed.</w:t>
        </w:r>
      </w:ins>
      <w:ins w:id="434" w:author="Daniel Garcia Molina" w:date="2023-09-08T15:34:00Z">
        <w:r w:rsidR="000A314D">
          <w:rPr>
            <w:rFonts w:ascii="Times New Roman" w:hAnsi="Times New Roman" w:cs="Times New Roman"/>
          </w:rPr>
          <w:t xml:space="preserve"> </w:t>
        </w:r>
      </w:ins>
      <w:ins w:id="435" w:author="Daniel Garcia Molina" w:date="2023-09-08T15:35:00Z">
        <w:del w:id="436" w:author="Kyra Sadovi" w:date="2023-09-12T14:04:00Z">
          <w:r w:rsidR="000A314D" w:rsidDel="001C1F0A">
            <w:rPr>
              <w:rFonts w:ascii="Times New Roman" w:hAnsi="Times New Roman" w:cs="Times New Roman"/>
            </w:rPr>
            <w:delText>Also, something about AFR like below</w:delText>
          </w:r>
        </w:del>
      </w:ins>
      <w:ins w:id="437" w:author="Daniel Garcia Molina" w:date="2023-09-08T15:37:00Z">
        <w:del w:id="438" w:author="Kyra Sadovi" w:date="2023-09-12T14:04:00Z">
          <w:r w:rsidR="00F14BBE" w:rsidDel="001C1F0A">
            <w:rPr>
              <w:rFonts w:ascii="Times New Roman" w:hAnsi="Times New Roman" w:cs="Times New Roman"/>
            </w:rPr>
            <w:delText xml:space="preserve">, in a short </w:delText>
          </w:r>
        </w:del>
      </w:ins>
      <w:ins w:id="439" w:author="Daniel Garcia Molina" w:date="2023-09-08T15:38:00Z">
        <w:del w:id="440" w:author="Kyra Sadovi" w:date="2023-09-12T14:04:00Z">
          <w:r w:rsidR="00F14BBE" w:rsidDel="001C1F0A">
            <w:rPr>
              <w:rFonts w:ascii="Times New Roman" w:hAnsi="Times New Roman" w:cs="Times New Roman"/>
            </w:rPr>
            <w:delText xml:space="preserve">but </w:delText>
          </w:r>
        </w:del>
      </w:ins>
      <w:ins w:id="441" w:author="Daniel Garcia Molina" w:date="2023-09-08T15:37:00Z">
        <w:del w:id="442" w:author="Kyra Sadovi" w:date="2023-09-12T14:04:00Z">
          <w:r w:rsidR="00F14BBE" w:rsidDel="001C1F0A">
            <w:rPr>
              <w:rFonts w:ascii="Times New Roman" w:hAnsi="Times New Roman" w:cs="Times New Roman"/>
            </w:rPr>
            <w:delText>big picture way about your interest in inequality/urban/wealth a</w:delText>
          </w:r>
        </w:del>
      </w:ins>
      <w:ins w:id="443" w:author="Daniel Garcia Molina" w:date="2023-09-08T15:38:00Z">
        <w:del w:id="444" w:author="Kyra Sadovi" w:date="2023-09-12T14:04:00Z">
          <w:r w:rsidR="00F14BBE" w:rsidDel="001C1F0A">
            <w:rPr>
              <w:rFonts w:ascii="Times New Roman" w:hAnsi="Times New Roman" w:cs="Times New Roman"/>
            </w:rPr>
            <w:delText>ccumulation</w:delText>
          </w:r>
        </w:del>
      </w:ins>
      <w:ins w:id="445" w:author="Daniel Garcia Molina" w:date="2023-09-08T15:35:00Z">
        <w:del w:id="446" w:author="Kyra Sadovi" w:date="2023-09-12T14:04:00Z">
          <w:r w:rsidR="000A314D" w:rsidDel="001C1F0A">
            <w:rPr>
              <w:rFonts w:ascii="Times New Roman" w:hAnsi="Times New Roman" w:cs="Times New Roman"/>
            </w:rPr>
            <w:delText xml:space="preserve">. </w:delText>
          </w:r>
        </w:del>
      </w:ins>
    </w:p>
    <w:p w14:paraId="706766A6" w14:textId="6B675283" w:rsidR="000A314D" w:rsidRPr="006D2ECE" w:rsidDel="00410949" w:rsidRDefault="000A314D" w:rsidP="005F7F59">
      <w:pPr>
        <w:spacing w:after="0"/>
        <w:ind w:firstLine="720"/>
        <w:rPr>
          <w:ins w:id="447" w:author="Daniel Garcia Molina" w:date="2023-09-08T15:35:00Z"/>
          <w:del w:id="448" w:author="Kyra Sadovi" w:date="2023-09-12T11:44:00Z"/>
          <w:rFonts w:ascii="Times New Roman" w:hAnsi="Times New Roman" w:cs="Times New Roman"/>
        </w:rPr>
      </w:pPr>
      <w:ins w:id="449" w:author="Daniel Garcia Molina" w:date="2023-09-08T15:35:00Z">
        <w:del w:id="450" w:author="Kyra Sadovi" w:date="2023-09-12T14:04:00Z">
          <w:r w:rsidDel="001C1F0A">
            <w:rPr>
              <w:rFonts w:ascii="Times New Roman" w:hAnsi="Times New Roman" w:cs="Times New Roman"/>
            </w:rPr>
            <w:delText xml:space="preserve">while working at the AFR. </w:delText>
          </w:r>
          <w:commentRangeStart w:id="451"/>
          <w:commentRangeStart w:id="452"/>
          <w:r w:rsidRPr="006D2ECE" w:rsidDel="001C1F0A">
            <w:rPr>
              <w:rFonts w:ascii="Times New Roman" w:hAnsi="Times New Roman" w:cs="Times New Roman"/>
            </w:rPr>
            <w:delText>During</w:delText>
          </w:r>
          <w:commentRangeEnd w:id="451"/>
          <w:r w:rsidRPr="006D2ECE" w:rsidDel="001C1F0A">
            <w:rPr>
              <w:rStyle w:val="CommentReference"/>
              <w:rFonts w:ascii="Times New Roman" w:hAnsi="Times New Roman" w:cs="Times New Roman"/>
              <w:sz w:val="24"/>
              <w:szCs w:val="24"/>
            </w:rPr>
            <w:commentReference w:id="451"/>
          </w:r>
          <w:commentRangeEnd w:id="452"/>
          <w:r w:rsidRPr="006D2ECE" w:rsidDel="001C1F0A">
            <w:rPr>
              <w:rStyle w:val="CommentReference"/>
              <w:rFonts w:ascii="Times New Roman" w:hAnsi="Times New Roman" w:cs="Times New Roman"/>
              <w:sz w:val="24"/>
              <w:szCs w:val="24"/>
            </w:rPr>
            <w:commentReference w:id="452"/>
          </w:r>
          <w:r w:rsidRPr="006D2ECE" w:rsidDel="001C1F0A">
            <w:rPr>
              <w:rFonts w:ascii="Times New Roman" w:hAnsi="Times New Roman" w:cs="Times New Roman"/>
            </w:rPr>
            <w:delText xml:space="preserve"> the summer after my sophomore year, I interned for Americans for Financial Reform (AFR), a policy think tank in Washington, D.C. I worked on campaigns for financial regulatory policy with an eye toward regulating private equity investment. As a child of the 2008 recession, I relished the opportunity to learn </w:delText>
          </w:r>
          <w:r w:rsidDel="001C1F0A">
            <w:rPr>
              <w:rFonts w:ascii="Times New Roman" w:hAnsi="Times New Roman" w:cs="Times New Roman"/>
            </w:rPr>
            <w:delText xml:space="preserve">about </w:delText>
          </w:r>
          <w:r w:rsidRPr="006D2ECE" w:rsidDel="001C1F0A">
            <w:rPr>
              <w:rFonts w:ascii="Times New Roman" w:hAnsi="Times New Roman" w:cs="Times New Roman"/>
            </w:rPr>
            <w:delText xml:space="preserve">the intricacies of consumer finance, gaining insight into the cause of so much economic pain I observed </w:delText>
          </w:r>
          <w:r w:rsidDel="001C1F0A">
            <w:rPr>
              <w:rFonts w:ascii="Times New Roman" w:hAnsi="Times New Roman" w:cs="Times New Roman"/>
            </w:rPr>
            <w:delText>in my own community</w:delText>
          </w:r>
          <w:r w:rsidRPr="006D2ECE" w:rsidDel="001C1F0A">
            <w:rPr>
              <w:rFonts w:ascii="Times New Roman" w:hAnsi="Times New Roman" w:cs="Times New Roman"/>
            </w:rPr>
            <w:delText xml:space="preserve">. But I found myself yearning not only to interpret other academics’ research but to be able to answer economic policy questions myself. Inspired by my time with AFR, I wrote two papers on policy-specific topics for upper-level economics courses. </w:delText>
          </w:r>
        </w:del>
      </w:ins>
    </w:p>
    <w:p w14:paraId="294647D5" w14:textId="77777777" w:rsidR="000A314D" w:rsidRPr="006D2ECE" w:rsidDel="00410949" w:rsidRDefault="000A314D" w:rsidP="005F7F59">
      <w:pPr>
        <w:spacing w:after="0"/>
        <w:ind w:firstLine="720"/>
        <w:rPr>
          <w:del w:id="453" w:author="Kyra Sadovi" w:date="2023-09-12T11:44:00Z"/>
          <w:rFonts w:ascii="Times New Roman" w:hAnsi="Times New Roman" w:cs="Times New Roman"/>
        </w:rPr>
      </w:pPr>
    </w:p>
    <w:p w14:paraId="55D78F60" w14:textId="79CE1EA9" w:rsidR="00B707A4" w:rsidRPr="006D2ECE" w:rsidDel="001C1F0A" w:rsidRDefault="003A7CB0" w:rsidP="005F7F59">
      <w:pPr>
        <w:spacing w:after="0"/>
        <w:ind w:firstLine="720"/>
        <w:rPr>
          <w:del w:id="454" w:author="Kyra Sadovi" w:date="2023-09-12T14:04:00Z"/>
          <w:moveFrom w:id="455" w:author="Daniel Garcia Molina" w:date="2023-09-08T15:02:00Z"/>
          <w:rFonts w:ascii="Times New Roman" w:hAnsi="Times New Roman" w:cs="Times New Roman"/>
        </w:rPr>
      </w:pPr>
      <w:del w:id="456" w:author="Kyra Sadovi" w:date="2023-09-12T14:04:00Z">
        <w:r w:rsidDel="001C1F0A">
          <w:rPr>
            <w:rFonts w:ascii="Times New Roman" w:hAnsi="Times New Roman" w:cs="Times New Roman"/>
          </w:rPr>
          <w:delText>While I</w:delText>
        </w:r>
        <w:r w:rsidR="000B69A7" w:rsidDel="001C1F0A">
          <w:rPr>
            <w:rFonts w:ascii="Times New Roman" w:hAnsi="Times New Roman" w:cs="Times New Roman"/>
          </w:rPr>
          <w:delText xml:space="preserve"> truly</w:delText>
        </w:r>
        <w:r w:rsidDel="001C1F0A">
          <w:rPr>
            <w:rFonts w:ascii="Times New Roman" w:hAnsi="Times New Roman" w:cs="Times New Roman"/>
          </w:rPr>
          <w:delText xml:space="preserve"> value my policy work, my two research projects at the Board </w:delText>
        </w:r>
        <w:r w:rsidR="00B707A4" w:rsidDel="001C1F0A">
          <w:rPr>
            <w:rFonts w:ascii="Times New Roman" w:hAnsi="Times New Roman" w:cs="Times New Roman"/>
          </w:rPr>
          <w:delText xml:space="preserve">are </w:delText>
        </w:r>
        <w:r w:rsidR="00EB4BF1" w:rsidDel="001C1F0A">
          <w:rPr>
            <w:rFonts w:ascii="Times New Roman" w:hAnsi="Times New Roman" w:cs="Times New Roman"/>
          </w:rPr>
          <w:delText xml:space="preserve">closer </w:delText>
        </w:r>
        <w:r w:rsidDel="001C1F0A">
          <w:rPr>
            <w:rFonts w:ascii="Times New Roman" w:hAnsi="Times New Roman" w:cs="Times New Roman"/>
          </w:rPr>
          <w:delText xml:space="preserve">to my areas of interest. </w:delText>
        </w:r>
      </w:del>
      <w:moveFromRangeStart w:id="457" w:author="Daniel Garcia Molina" w:date="2023-09-08T15:02:00Z" w:name="move145077777"/>
      <w:moveFrom w:id="458" w:author="Daniel Garcia Molina" w:date="2023-09-08T15:02:00Z">
        <w:del w:id="459" w:author="Kyra Sadovi" w:date="2023-09-12T14:04:00Z">
          <w:r w:rsidDel="001C1F0A">
            <w:rPr>
              <w:rFonts w:ascii="Times New Roman" w:hAnsi="Times New Roman" w:cs="Times New Roman"/>
            </w:rPr>
            <w:delText>This year</w:delText>
          </w:r>
          <w:r w:rsidR="00F84A3E" w:rsidRPr="006D2ECE" w:rsidDel="001C1F0A">
            <w:rPr>
              <w:rFonts w:ascii="Times New Roman" w:hAnsi="Times New Roman" w:cs="Times New Roman"/>
            </w:rPr>
            <w:delText xml:space="preserve"> I will continue working with my section chief, Andrew Paciorek, and economists Benjamin Keys and Will Dobbie on </w:delText>
          </w:r>
          <w:r w:rsidR="000B69A7" w:rsidDel="001C1F0A">
            <w:rPr>
              <w:rFonts w:ascii="Times New Roman" w:hAnsi="Times New Roman" w:cs="Times New Roman"/>
            </w:rPr>
            <w:delText>a</w:delText>
          </w:r>
          <w:r w:rsidR="00F84A3E" w:rsidRPr="006D2ECE" w:rsidDel="001C1F0A">
            <w:rPr>
              <w:rFonts w:ascii="Times New Roman" w:hAnsi="Times New Roman" w:cs="Times New Roman"/>
            </w:rPr>
            <w:delText xml:space="preserve"> project focusing on racial variance in mortgage performance and approval likelihoods. </w:delText>
          </w:r>
          <w:r w:rsidR="00B54E20" w:rsidDel="001C1F0A">
            <w:rPr>
              <w:rFonts w:ascii="Times New Roman" w:hAnsi="Times New Roman" w:cs="Times New Roman"/>
            </w:rPr>
            <w:delText xml:space="preserve">We find that </w:delText>
          </w:r>
          <w:r w:rsidR="00B54E20" w:rsidRPr="0086709E" w:rsidDel="001C1F0A">
            <w:rPr>
              <w:rFonts w:ascii="Times New Roman" w:hAnsi="Times New Roman" w:cs="Times New Roman"/>
            </w:rPr>
            <w:delText xml:space="preserve">lenders </w:delText>
          </w:r>
          <w:r w:rsidR="00C826B2" w:rsidDel="001C1F0A">
            <w:rPr>
              <w:rFonts w:ascii="Times New Roman" w:hAnsi="Times New Roman" w:cs="Times New Roman"/>
            </w:rPr>
            <w:delText>have been</w:delText>
          </w:r>
          <w:r w:rsidR="00B54E20" w:rsidRPr="0086709E" w:rsidDel="001C1F0A">
            <w:rPr>
              <w:rFonts w:ascii="Times New Roman" w:hAnsi="Times New Roman" w:cs="Times New Roman"/>
            </w:rPr>
            <w:delText xml:space="preserve"> increasingly </w:delText>
          </w:r>
          <w:r w:rsidR="00B54E20" w:rsidDel="001C1F0A">
            <w:rPr>
              <w:rFonts w:ascii="Times New Roman" w:hAnsi="Times New Roman" w:cs="Times New Roman"/>
            </w:rPr>
            <w:delText>reliant</w:delText>
          </w:r>
          <w:r w:rsidR="00B54E20" w:rsidRPr="0086709E" w:rsidDel="001C1F0A">
            <w:rPr>
              <w:rFonts w:ascii="Times New Roman" w:hAnsi="Times New Roman" w:cs="Times New Roman"/>
            </w:rPr>
            <w:delText xml:space="preserve"> on credit score thresholds over time, which incompletely measure default risk across groups. </w:delText>
          </w:r>
          <w:r w:rsidR="00B54E20" w:rsidDel="001C1F0A">
            <w:rPr>
              <w:rFonts w:ascii="Times New Roman" w:hAnsi="Times New Roman" w:cs="Times New Roman"/>
            </w:rPr>
            <w:delText>L</w:delText>
          </w:r>
          <w:r w:rsidR="00B54E20" w:rsidRPr="0086709E" w:rsidDel="001C1F0A">
            <w:rPr>
              <w:rFonts w:ascii="Times New Roman" w:hAnsi="Times New Roman" w:cs="Times New Roman"/>
            </w:rPr>
            <w:delText xml:space="preserve">ow-income and minority applicants are disproportionately impacted by </w:delText>
          </w:r>
          <w:r w:rsidR="00C826B2" w:rsidDel="001C1F0A">
            <w:rPr>
              <w:rFonts w:ascii="Times New Roman" w:hAnsi="Times New Roman" w:cs="Times New Roman"/>
            </w:rPr>
            <w:delText>this trend</w:delText>
          </w:r>
          <w:r w:rsidR="00B54E20" w:rsidRPr="0086709E" w:rsidDel="001C1F0A">
            <w:rPr>
              <w:rFonts w:ascii="Times New Roman" w:hAnsi="Times New Roman" w:cs="Times New Roman"/>
            </w:rPr>
            <w:delText xml:space="preserve">, leading to more </w:delText>
          </w:r>
          <w:r w:rsidR="00B54E20" w:rsidDel="001C1F0A">
            <w:rPr>
              <w:rFonts w:ascii="Times New Roman" w:hAnsi="Times New Roman" w:cs="Times New Roman"/>
            </w:rPr>
            <w:delText>“</w:delText>
          </w:r>
          <w:r w:rsidR="00B54E20" w:rsidRPr="0086709E" w:rsidDel="001C1F0A">
            <w:rPr>
              <w:rFonts w:ascii="Times New Roman" w:hAnsi="Times New Roman" w:cs="Times New Roman"/>
            </w:rPr>
            <w:delText>seemingly random</w:delText>
          </w:r>
          <w:r w:rsidR="00B54E20" w:rsidDel="001C1F0A">
            <w:rPr>
              <w:rFonts w:ascii="Times New Roman" w:hAnsi="Times New Roman" w:cs="Times New Roman"/>
            </w:rPr>
            <w:delText>”</w:delText>
          </w:r>
          <w:r w:rsidR="00B54E20" w:rsidRPr="0086709E" w:rsidDel="001C1F0A">
            <w:rPr>
              <w:rFonts w:ascii="Times New Roman" w:hAnsi="Times New Roman" w:cs="Times New Roman"/>
            </w:rPr>
            <w:delText xml:space="preserve"> loan decisions for these applicants over time</w:delText>
          </w:r>
          <w:r w:rsidR="00B54E20" w:rsidDel="001C1F0A">
            <w:rPr>
              <w:rFonts w:ascii="Times New Roman" w:hAnsi="Times New Roman" w:cs="Times New Roman"/>
            </w:rPr>
            <w:delText>.</w:delText>
          </w:r>
          <w:r w:rsidR="00F84A3E" w:rsidRPr="006D2ECE" w:rsidDel="001C1F0A">
            <w:rPr>
              <w:rFonts w:ascii="Times New Roman" w:hAnsi="Times New Roman" w:cs="Times New Roman"/>
            </w:rPr>
            <w:delText xml:space="preserve"> </w:delText>
          </w:r>
          <w:r w:rsidR="00B707A4" w:rsidRPr="00B707A4" w:rsidDel="001C1F0A">
            <w:rPr>
              <w:rFonts w:ascii="Times New Roman" w:hAnsi="Times New Roman" w:cs="Times New Roman"/>
            </w:rPr>
            <w:delText xml:space="preserve">This project aligns </w:delText>
          </w:r>
          <w:r w:rsidR="006853B4" w:rsidDel="001C1F0A">
            <w:rPr>
              <w:rFonts w:ascii="Times New Roman" w:hAnsi="Times New Roman" w:cs="Times New Roman"/>
            </w:rPr>
            <w:delText>very closely</w:delText>
          </w:r>
          <w:r w:rsidR="00B707A4" w:rsidRPr="00B707A4" w:rsidDel="001C1F0A">
            <w:rPr>
              <w:rFonts w:ascii="Times New Roman" w:hAnsi="Times New Roman" w:cs="Times New Roman"/>
            </w:rPr>
            <w:delText xml:space="preserve"> with my future research aspirations. I</w:delText>
          </w:r>
          <w:r w:rsidR="006853B4" w:rsidDel="001C1F0A">
            <w:rPr>
              <w:rFonts w:ascii="Times New Roman" w:hAnsi="Times New Roman" w:cs="Times New Roman"/>
            </w:rPr>
            <w:delText>’</w:delText>
          </w:r>
          <w:r w:rsidR="00B707A4" w:rsidRPr="00B707A4" w:rsidDel="001C1F0A">
            <w:rPr>
              <w:rFonts w:ascii="Times New Roman" w:hAnsi="Times New Roman" w:cs="Times New Roman"/>
            </w:rPr>
            <w:delText xml:space="preserve">ve been </w:delText>
          </w:r>
          <w:r w:rsidR="00B707A4" w:rsidDel="001C1F0A">
            <w:rPr>
              <w:rFonts w:ascii="Times New Roman" w:hAnsi="Times New Roman" w:cs="Times New Roman"/>
            </w:rPr>
            <w:delText>intrigued</w:delText>
          </w:r>
          <w:r w:rsidR="00B707A4" w:rsidRPr="00B707A4" w:rsidDel="001C1F0A">
            <w:rPr>
              <w:rFonts w:ascii="Times New Roman" w:hAnsi="Times New Roman" w:cs="Times New Roman"/>
            </w:rPr>
            <w:delText xml:space="preserve"> by the residential mortgage market since undergrad due to its pivotal role in wealth-building and its implications for addressing broader structural inequality.</w:delText>
          </w:r>
          <w:r w:rsidR="00EB4BF1" w:rsidDel="001C1F0A">
            <w:rPr>
              <w:rFonts w:ascii="Times New Roman" w:hAnsi="Times New Roman" w:cs="Times New Roman"/>
            </w:rPr>
            <w:delText xml:space="preserve"> </w:delText>
          </w:r>
        </w:del>
      </w:moveFrom>
    </w:p>
    <w:p w14:paraId="3498CCFC" w14:textId="0EF4808C" w:rsidR="00F84A3E" w:rsidRPr="006D2ECE" w:rsidDel="001C1F0A" w:rsidRDefault="00F84A3E" w:rsidP="001C1F0A">
      <w:pPr>
        <w:spacing w:after="0"/>
        <w:ind w:firstLine="720"/>
        <w:rPr>
          <w:del w:id="460" w:author="Kyra Sadovi" w:date="2023-09-12T14:05:00Z"/>
          <w:rFonts w:ascii="Times New Roman" w:hAnsi="Times New Roman" w:cs="Times New Roman"/>
        </w:rPr>
      </w:pPr>
      <w:moveFrom w:id="461" w:author="Daniel Garcia Molina" w:date="2023-09-08T15:02:00Z">
        <w:del w:id="462" w:author="Kyra Sadovi" w:date="2023-09-12T14:04:00Z">
          <w:r w:rsidRPr="006D2ECE" w:rsidDel="001C1F0A">
            <w:rPr>
              <w:rFonts w:ascii="Times New Roman" w:hAnsi="Times New Roman" w:cs="Times New Roman"/>
            </w:rPr>
            <w:delText>The other project I will continue during my final year at the Board is with</w:delText>
          </w:r>
          <w:r w:rsidR="00EB4BF1" w:rsidDel="001C1F0A">
            <w:rPr>
              <w:rFonts w:ascii="Times New Roman" w:hAnsi="Times New Roman" w:cs="Times New Roman"/>
            </w:rPr>
            <w:delText xml:space="preserve"> Board economist</w:delText>
          </w:r>
          <w:r w:rsidRPr="006D2ECE" w:rsidDel="001C1F0A">
            <w:rPr>
              <w:rFonts w:ascii="Times New Roman" w:hAnsi="Times New Roman" w:cs="Times New Roman"/>
            </w:rPr>
            <w:delText xml:space="preserve"> Patrick Donnelly Moran. We measure the effect of home equity loans (HE loans) on mortgage delinquencies and interest rates using the legalization of HE loans in Texas in 1998. As a coauthor on this project, I have learned how to execute a difference-in-differences framework with robustness checks using two-way fixed effects, as well as how to implement a synthetic control framework. I saw what trial-and-error looks like with regard to model selection; got more practice working with large datasets after applying for and using both Equifax Consumer Credit Panel data and McDash mortgage data; and most importantly, learned how to work collaboratively with a coauthor as equal members of the research team. </w:delText>
          </w:r>
        </w:del>
      </w:moveFrom>
      <w:moveFromRangeEnd w:id="457"/>
    </w:p>
    <w:p w14:paraId="6414630D" w14:textId="2E37C4F9" w:rsidR="00323B13" w:rsidRPr="005E033C" w:rsidRDefault="00F84A3E" w:rsidP="001C1F0A">
      <w:pPr>
        <w:spacing w:after="0"/>
        <w:ind w:firstLine="720"/>
        <w:rPr>
          <w:rFonts w:ascii="Times New Roman" w:hAnsi="Times New Roman" w:cs="Times New Roman"/>
          <w:b/>
          <w:bCs/>
        </w:rPr>
      </w:pPr>
      <w:del w:id="463" w:author="Kyra Sadovi" w:date="2023-09-12T14:05:00Z">
        <w:r w:rsidRPr="006D2ECE" w:rsidDel="001C1F0A">
          <w:rPr>
            <w:rFonts w:ascii="Times New Roman" w:hAnsi="Times New Roman" w:cs="Times New Roman"/>
            <w:b/>
            <w:bCs/>
            <w:highlight w:val="yellow"/>
          </w:rPr>
          <w:lastRenderedPageBreak/>
          <w:delText>Paragraph</w:delText>
        </w:r>
      </w:del>
      <w:ins w:id="464" w:author="Kyra Sadovi" w:date="2023-09-12T14:05:00Z">
        <w:r w:rsidR="001C1F0A">
          <w:rPr>
            <w:rFonts w:ascii="Times New Roman" w:hAnsi="Times New Roman" w:cs="Times New Roman"/>
            <w:b/>
            <w:bCs/>
            <w:highlight w:val="yellow"/>
          </w:rPr>
          <w:t>Tie this discussion of research interests to specific faculty at school.</w:t>
        </w:r>
      </w:ins>
      <w:del w:id="465" w:author="Kyra Sadovi" w:date="2023-09-12T14:05:00Z">
        <w:r w:rsidRPr="006D2ECE" w:rsidDel="001C1F0A">
          <w:rPr>
            <w:rFonts w:ascii="Times New Roman" w:hAnsi="Times New Roman" w:cs="Times New Roman"/>
            <w:b/>
            <w:bCs/>
            <w:highlight w:val="yellow"/>
          </w:rPr>
          <w:delText xml:space="preserve"> about my research interests and specific faculty at school</w:delText>
        </w:r>
      </w:del>
    </w:p>
    <w:p w14:paraId="7AAADAE1" w14:textId="2101F214" w:rsidR="00E40E69" w:rsidRPr="005E033C" w:rsidRDefault="00377983" w:rsidP="00E40E69">
      <w:pPr>
        <w:spacing w:after="0"/>
        <w:ind w:firstLine="720"/>
        <w:rPr>
          <w:rFonts w:ascii="Times New Roman" w:hAnsi="Times New Roman" w:cs="Times New Roman"/>
        </w:rPr>
      </w:pPr>
      <w:ins w:id="466" w:author="Kyra Sadovi" w:date="2023-09-12T15:00:00Z">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ins>
      <w:ins w:id="467" w:author="Kyra Sadovi" w:date="2023-09-12T15:36:00Z">
        <w:r w:rsidR="00B47EAD">
          <w:rPr>
            <w:rFonts w:ascii="Times New Roman" w:hAnsi="Times New Roman" w:cs="Times New Roman"/>
          </w:rPr>
          <w:t xml:space="preserve">believe I would be an excellent addition </w:t>
        </w:r>
      </w:ins>
      <w:ins w:id="468" w:author="Kyra Sadovi" w:date="2023-09-12T15:37:00Z">
        <w:r w:rsidR="00B47EAD">
          <w:rPr>
            <w:rFonts w:ascii="Times New Roman" w:hAnsi="Times New Roman" w:cs="Times New Roman"/>
          </w:rPr>
          <w:t>at</w:t>
        </w:r>
      </w:ins>
      <w:ins w:id="469" w:author="Kyra Sadovi" w:date="2023-09-12T15:00:00Z">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ins>
      <w:del w:id="470" w:author="Kyra Sadovi" w:date="2023-09-12T15:00:00Z">
        <w:r w:rsidR="00B707A4" w:rsidDel="00377983">
          <w:rPr>
            <w:rFonts w:ascii="Times New Roman" w:hAnsi="Times New Roman" w:cs="Times New Roman"/>
          </w:rPr>
          <w:delText>My</w:delText>
        </w:r>
        <w:r w:rsidR="00B707A4" w:rsidRPr="00B707A4" w:rsidDel="00377983">
          <w:rPr>
            <w:rFonts w:ascii="Times New Roman" w:hAnsi="Times New Roman" w:cs="Times New Roman"/>
          </w:rPr>
          <w:delText xml:space="preserve"> journey from post-recession Chicago to the Federal Reserve Board has deepened my passion for </w:delText>
        </w:r>
        <w:r w:rsidR="00B707A4" w:rsidDel="00377983">
          <w:rPr>
            <w:rFonts w:ascii="Times New Roman" w:hAnsi="Times New Roman" w:cs="Times New Roman"/>
          </w:rPr>
          <w:delText>economic</w:delText>
        </w:r>
        <w:r w:rsidR="00B707A4" w:rsidRPr="00B707A4" w:rsidDel="00377983">
          <w:rPr>
            <w:rFonts w:ascii="Times New Roman" w:hAnsi="Times New Roman" w:cs="Times New Roman"/>
          </w:rPr>
          <w:delText xml:space="preserve"> research. Aspiring to </w:delText>
        </w:r>
      </w:del>
      <w:ins w:id="471" w:author="Daniel Garcia Molina" w:date="2023-09-08T15:10:00Z">
        <w:del w:id="472" w:author="Kyra Sadovi" w:date="2023-09-12T15:00:00Z">
          <w:r w:rsidR="007B733F" w:rsidDel="00377983">
            <w:rPr>
              <w:rFonts w:ascii="Times New Roman" w:hAnsi="Times New Roman" w:cs="Times New Roman"/>
            </w:rPr>
            <w:delText xml:space="preserve">Looking ahead, my goal is to </w:delText>
          </w:r>
        </w:del>
      </w:ins>
      <w:del w:id="473" w:author="Kyra Sadovi" w:date="2023-09-12T15:00:00Z">
        <w:r w:rsidR="00B707A4" w:rsidRPr="00B707A4" w:rsidDel="00377983">
          <w:rPr>
            <w:rFonts w:ascii="Times New Roman" w:hAnsi="Times New Roman" w:cs="Times New Roman"/>
          </w:rPr>
          <w:delText xml:space="preserve">specialize in housing and urban economics, </w:delText>
        </w:r>
      </w:del>
      <w:ins w:id="474" w:author="Daniel Garcia Molina" w:date="2023-09-08T15:10:00Z">
        <w:del w:id="475" w:author="Kyra Sadovi" w:date="2023-09-12T15:00:00Z">
          <w:r w:rsidR="007B733F" w:rsidDel="00377983">
            <w:rPr>
              <w:rFonts w:ascii="Times New Roman" w:hAnsi="Times New Roman" w:cs="Times New Roman"/>
            </w:rPr>
            <w:delText xml:space="preserve">based on </w:delText>
          </w:r>
        </w:del>
      </w:ins>
      <w:del w:id="476" w:author="Kyra Sadovi" w:date="2023-09-12T15:00:00Z">
        <w:r w:rsidR="00B707A4" w:rsidRPr="00B707A4" w:rsidDel="00377983">
          <w:rPr>
            <w:rFonts w:ascii="Times New Roman" w:hAnsi="Times New Roman" w:cs="Times New Roman"/>
          </w:rPr>
          <w:delText xml:space="preserve">my </w:delText>
        </w:r>
      </w:del>
      <w:ins w:id="477" w:author="Daniel Garcia Molina" w:date="2023-09-08T15:10:00Z">
        <w:del w:id="478" w:author="Kyra Sadovi" w:date="2023-09-12T15:00:00Z">
          <w:r w:rsidR="007B733F" w:rsidDel="00377983">
            <w:rPr>
              <w:rFonts w:ascii="Times New Roman" w:hAnsi="Times New Roman" w:cs="Times New Roman"/>
            </w:rPr>
            <w:delText xml:space="preserve">personal and research </w:delText>
          </w:r>
        </w:del>
      </w:ins>
      <w:del w:id="479" w:author="Kyra Sadovi" w:date="2023-09-12T15:00:00Z">
        <w:r w:rsidR="00B707A4" w:rsidRPr="00B707A4" w:rsidDel="00377983">
          <w:rPr>
            <w:rFonts w:ascii="Times New Roman" w:hAnsi="Times New Roman" w:cs="Times New Roman"/>
          </w:rPr>
          <w:delText>experiences</w:delText>
        </w:r>
        <w:r w:rsidR="00EB4BF1" w:rsidDel="00377983">
          <w:rPr>
            <w:rFonts w:ascii="Times New Roman" w:hAnsi="Times New Roman" w:cs="Times New Roman"/>
          </w:rPr>
          <w:delText xml:space="preserve"> and coursework</w:delText>
        </w:r>
        <w:r w:rsidR="00B707A4" w:rsidRPr="00B707A4" w:rsidDel="00377983">
          <w:rPr>
            <w:rFonts w:ascii="Times New Roman" w:hAnsi="Times New Roman" w:cs="Times New Roman"/>
          </w:rPr>
          <w:delText xml:space="preserve"> </w:delText>
        </w:r>
        <w:r w:rsidR="00EB4BF1" w:rsidDel="00377983">
          <w:rPr>
            <w:rFonts w:ascii="Times New Roman" w:hAnsi="Times New Roman" w:cs="Times New Roman"/>
          </w:rPr>
          <w:delText xml:space="preserve">have </w:delText>
        </w:r>
        <w:r w:rsidR="00637AE0" w:rsidDel="00377983">
          <w:rPr>
            <w:rFonts w:ascii="Times New Roman" w:hAnsi="Times New Roman" w:cs="Times New Roman"/>
          </w:rPr>
          <w:delText>motivated</w:delText>
        </w:r>
        <w:r w:rsidR="00EB4BF1" w:rsidDel="00377983">
          <w:rPr>
            <w:rFonts w:ascii="Times New Roman" w:hAnsi="Times New Roman" w:cs="Times New Roman"/>
          </w:rPr>
          <w:delText xml:space="preserve"> my goal to contribute to the economic literature as a researcher and academic</w:delText>
        </w:r>
        <w:r w:rsidR="00B707A4" w:rsidRPr="00B707A4" w:rsidDel="00377983">
          <w:rPr>
            <w:rFonts w:ascii="Times New Roman" w:hAnsi="Times New Roman" w:cs="Times New Roman"/>
          </w:rPr>
          <w:delText xml:space="preserve">. My academic </w:delText>
        </w:r>
        <w:r w:rsidR="00BD1A35" w:rsidDel="00377983">
          <w:rPr>
            <w:rFonts w:ascii="Times New Roman" w:hAnsi="Times New Roman" w:cs="Times New Roman"/>
          </w:rPr>
          <w:delText>background</w:delText>
        </w:r>
        <w:r w:rsidR="00B707A4" w:rsidDel="00377983">
          <w:rPr>
            <w:rFonts w:ascii="Times New Roman" w:hAnsi="Times New Roman" w:cs="Times New Roman"/>
          </w:rPr>
          <w:delText>, professional experiences,</w:delText>
        </w:r>
        <w:r w:rsidR="00B707A4" w:rsidRPr="00B707A4" w:rsidDel="00377983">
          <w:rPr>
            <w:rFonts w:ascii="Times New Roman" w:hAnsi="Times New Roman" w:cs="Times New Roman"/>
          </w:rPr>
          <w:delText xml:space="preserve"> and ongoing </w:delText>
        </w:r>
        <w:r w:rsidR="00B707A4" w:rsidDel="00377983">
          <w:rPr>
            <w:rFonts w:ascii="Times New Roman" w:hAnsi="Times New Roman" w:cs="Times New Roman"/>
          </w:rPr>
          <w:delText xml:space="preserve">research </w:delText>
        </w:r>
        <w:r w:rsidR="00B707A4" w:rsidRPr="00B707A4" w:rsidDel="00377983">
          <w:rPr>
            <w:rFonts w:ascii="Times New Roman" w:hAnsi="Times New Roman" w:cs="Times New Roman"/>
          </w:rPr>
          <w:delText xml:space="preserve">projects have </w:delText>
        </w:r>
        <w:r w:rsidR="00B707A4" w:rsidDel="00377983">
          <w:rPr>
            <w:rFonts w:ascii="Times New Roman" w:hAnsi="Times New Roman" w:cs="Times New Roman"/>
          </w:rPr>
          <w:delText>equipped me with the tools and skills</w:delText>
        </w:r>
        <w:r w:rsidR="00EB4BF1" w:rsidDel="00377983">
          <w:rPr>
            <w:rFonts w:ascii="Times New Roman" w:hAnsi="Times New Roman" w:cs="Times New Roman"/>
          </w:rPr>
          <w:delText xml:space="preserve"> necessary</w:delText>
        </w:r>
        <w:r w:rsidR="00B707A4" w:rsidDel="00377983">
          <w:rPr>
            <w:rFonts w:ascii="Times New Roman" w:hAnsi="Times New Roman" w:cs="Times New Roman"/>
          </w:rPr>
          <w:delText xml:space="preserve"> to succeed as a doctoral student and a future economist</w:delText>
        </w:r>
        <w:r w:rsidR="00B707A4" w:rsidRPr="00B707A4" w:rsidDel="00377983">
          <w:rPr>
            <w:rFonts w:ascii="Times New Roman" w:hAnsi="Times New Roman" w:cs="Times New Roman"/>
          </w:rPr>
          <w:delText xml:space="preserve">. I am excited about the possibility of furthering my academic journey with </w:delText>
        </w:r>
        <w:r w:rsidR="00EB4BF1" w:rsidRPr="000048AF" w:rsidDel="00377983">
          <w:rPr>
            <w:rFonts w:ascii="Times New Roman" w:hAnsi="Times New Roman" w:cs="Times New Roman"/>
            <w:b/>
            <w:bCs/>
            <w:color w:val="FF0000"/>
            <w:highlight w:val="yellow"/>
            <w:u w:val="single"/>
          </w:rPr>
          <w:delText>UNIVERSITY</w:delText>
        </w:r>
        <w:r w:rsidR="00B707A4" w:rsidRPr="00B707A4" w:rsidDel="00377983">
          <w:rPr>
            <w:rFonts w:ascii="Times New Roman" w:hAnsi="Times New Roman" w:cs="Times New Roman"/>
          </w:rPr>
          <w:delText>. Thank you for considering my application.</w:delText>
        </w:r>
      </w:del>
    </w:p>
    <w:sectPr w:rsidR="00E40E69" w:rsidRPr="005E033C" w:rsidSect="004B12D8">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Kyra Sadovi" w:date="2023-09-12T09:44:00Z" w:initials="KS">
    <w:p w14:paraId="43583103" w14:textId="77777777" w:rsidR="001C1F0A" w:rsidRDefault="001C1F0A" w:rsidP="001C1F0A">
      <w:pPr>
        <w:pStyle w:val="CommentText"/>
      </w:pPr>
      <w:r>
        <w:rPr>
          <w:rStyle w:val="CommentReference"/>
        </w:rPr>
        <w:annotationRef/>
      </w:r>
      <w:r>
        <w:t>Improve or change this</w:t>
      </w:r>
    </w:p>
  </w:comment>
  <w:comment w:id="11" w:author="Kyra Sadovi" w:date="2023-09-12T10:02:00Z" w:initials="KS">
    <w:p w14:paraId="295D0F98" w14:textId="13B99849" w:rsidR="001C1F0A" w:rsidRDefault="001C1F0A" w:rsidP="001C1F0A">
      <w:pPr>
        <w:pStyle w:val="CommentText"/>
      </w:pPr>
      <w:r>
        <w:rPr>
          <w:rStyle w:val="CommentReference"/>
        </w:rPr>
        <w:annotationRef/>
      </w:r>
      <w:r>
        <w:t>For departments with no housing people, can I say applied micro or public econ?</w:t>
      </w:r>
    </w:p>
  </w:comment>
  <w:comment w:id="16" w:author="Daniel Garcia Molina" w:date="2023-09-08T14:50:00Z" w:initials="DGM">
    <w:p w14:paraId="5120F29F" w14:textId="77777777" w:rsidR="00E3368A" w:rsidRDefault="00A35AFF" w:rsidP="00534BF5">
      <w:pPr>
        <w:pStyle w:val="CommentText"/>
      </w:pPr>
      <w:r>
        <w:rPr>
          <w:rStyle w:val="CommentReference"/>
        </w:rPr>
        <w:annotationRef/>
      </w:r>
      <w:r w:rsidR="00E3368A">
        <w:t>This could be chronological, but I think next paragraphs should be reverse chronological</w:t>
      </w:r>
    </w:p>
  </w:comment>
  <w:comment w:id="96" w:author="Daniel Garcia Molina" w:date="2023-09-08T15:00:00Z" w:initials="DGM">
    <w:p w14:paraId="2A9BAA89" w14:textId="3F977817" w:rsidR="001C1F0A" w:rsidRDefault="001C1F0A" w:rsidP="001C1F0A">
      <w:pPr>
        <w:pStyle w:val="CommentText"/>
      </w:pPr>
      <w:r>
        <w:rPr>
          <w:rStyle w:val="CommentReference"/>
        </w:rPr>
        <w:annotationRef/>
      </w:r>
      <w:r>
        <w:t>I think a short mention here of something you've proud of wouldn't hurt</w:t>
      </w:r>
    </w:p>
  </w:comment>
  <w:comment w:id="97" w:author="Daniel Garcia Molina" w:date="2023-09-08T15:00:00Z" w:initials="DGM">
    <w:p w14:paraId="30EA0B09" w14:textId="77777777" w:rsidR="001C1F0A" w:rsidRDefault="001C1F0A" w:rsidP="001C1F0A">
      <w:pPr>
        <w:pStyle w:val="CommentText"/>
      </w:pPr>
      <w:r>
        <w:rPr>
          <w:rStyle w:val="CommentReference"/>
        </w:rPr>
        <w:annotationRef/>
      </w:r>
      <w:r>
        <w:t>Especially if it's related to research, like, some coding or some work you did that waas helpful to understanding an economic problem</w:t>
      </w:r>
    </w:p>
  </w:comment>
  <w:comment w:id="98" w:author="Kyra Sadovi" w:date="2023-09-12T14:25:00Z" w:initials="KS">
    <w:p w14:paraId="53302580" w14:textId="77777777" w:rsidR="001253B3" w:rsidRDefault="001253B3" w:rsidP="00543500">
      <w:pPr>
        <w:pStyle w:val="CommentText"/>
      </w:pPr>
      <w:r>
        <w:rPr>
          <w:rStyle w:val="CommentReference"/>
        </w:rPr>
        <w:annotationRef/>
      </w:r>
      <w:r>
        <w:t>I think I expand on this in the subsequent paragraphs, but let me know if you think I need more. I'm hesitant to take up too much space bc I'll have to write an extra paragraph for each school.</w:t>
      </w:r>
    </w:p>
  </w:comment>
  <w:comment w:id="114" w:author="Daniel Garcia Molina" w:date="2023-09-12T11:21:00Z" w:initials="DGM">
    <w:p w14:paraId="5C54E3D9" w14:textId="77777777" w:rsidR="00B45303" w:rsidRDefault="00B45303" w:rsidP="00B45303">
      <w:pPr>
        <w:pStyle w:val="CommentText"/>
      </w:pPr>
      <w:r>
        <w:rPr>
          <w:rStyle w:val="CommentReference"/>
        </w:rPr>
        <w:annotationRef/>
      </w:r>
      <w:r>
        <w:t>Same comment about co-authorship</w:t>
      </w:r>
    </w:p>
  </w:comment>
  <w:comment w:id="115" w:author="Kyra Sadovi" w:date="2023-09-12T15:23:00Z" w:initials="KS">
    <w:p w14:paraId="3FB5F511" w14:textId="77777777" w:rsidR="00B45303" w:rsidRDefault="00B45303" w:rsidP="00B45303">
      <w:pPr>
        <w:pStyle w:val="CommentText"/>
      </w:pPr>
      <w:r>
        <w:rPr>
          <w:rStyle w:val="CommentReference"/>
        </w:rPr>
        <w:annotationRef/>
      </w:r>
      <w:r>
        <w:t>Became more comfortable working (?)</w:t>
      </w:r>
    </w:p>
  </w:comment>
  <w:comment w:id="116" w:author="Kyra Sadovi" w:date="2023-09-12T14:03:00Z" w:initials="KS">
    <w:p w14:paraId="428762F8" w14:textId="77777777" w:rsidR="00B45303" w:rsidRDefault="00B45303" w:rsidP="00B45303">
      <w:pPr>
        <w:pStyle w:val="CommentText"/>
      </w:pPr>
      <w:r>
        <w:rPr>
          <w:rStyle w:val="CommentReference"/>
        </w:rPr>
        <w:annotationRef/>
      </w:r>
      <w:r>
        <w:t>Beef this up</w:t>
      </w:r>
    </w:p>
  </w:comment>
  <w:comment w:id="117" w:author="Kyra Sadovi" w:date="2023-09-12T15:26:00Z" w:initials="KS">
    <w:p w14:paraId="5EEC9D1B" w14:textId="77777777" w:rsidR="00B45303" w:rsidRDefault="00B45303" w:rsidP="00B45303">
      <w:pPr>
        <w:pStyle w:val="CommentText"/>
      </w:pPr>
      <w:r>
        <w:rPr>
          <w:rStyle w:val="CommentReference"/>
        </w:rPr>
        <w:annotationRef/>
      </w:r>
      <w:r>
        <w:t>The consummation of these work experiences, linked with my background, have been my inspiration and motivation to obtain an economics PhD</w:t>
      </w:r>
    </w:p>
  </w:comment>
  <w:comment w:id="120" w:author="Kyra Sadovi" w:date="2023-09-12T14:51:00Z" w:initials="KS">
    <w:p w14:paraId="3D4E49C2" w14:textId="77777777" w:rsidR="00F7600D" w:rsidRDefault="00F7600D" w:rsidP="00F30520">
      <w:pPr>
        <w:pStyle w:val="CommentText"/>
      </w:pPr>
      <w:r>
        <w:rPr>
          <w:rStyle w:val="CommentReference"/>
        </w:rPr>
        <w:annotationRef/>
      </w:r>
      <w:r>
        <w:t>Clunky</w:t>
      </w:r>
    </w:p>
  </w:comment>
  <w:comment w:id="121" w:author="Kyra Sadovi" w:date="2023-09-12T15:13:00Z" w:initials="KS">
    <w:p w14:paraId="2E792A31" w14:textId="77777777" w:rsidR="007F7758" w:rsidRDefault="007F7758" w:rsidP="005379AB">
      <w:pPr>
        <w:pStyle w:val="CommentText"/>
      </w:pPr>
      <w:r>
        <w:rPr>
          <w:rStyle w:val="CommentReference"/>
        </w:rPr>
        <w:annotationRef/>
      </w:r>
      <w:r>
        <w:t>Potential: As a first-year at the Fed, I was initially selected as the GDP RA.</w:t>
      </w:r>
    </w:p>
  </w:comment>
  <w:comment w:id="130" w:author="Kyra Sadovi" w:date="2023-09-12T15:16:00Z" w:initials="KS">
    <w:p w14:paraId="041BBFB1" w14:textId="77777777" w:rsidR="007F7758" w:rsidRDefault="007F7758" w:rsidP="00C159AF">
      <w:pPr>
        <w:pStyle w:val="CommentText"/>
      </w:pPr>
      <w:r>
        <w:rPr>
          <w:rStyle w:val="CommentReference"/>
        </w:rPr>
        <w:annotationRef/>
      </w:r>
      <w:r>
        <w:t>Maybe change this to division heads? This sounds a little too casual</w:t>
      </w:r>
    </w:p>
  </w:comment>
  <w:comment w:id="169" w:author="Daniel Garcia Molina" w:date="2023-09-12T11:20:00Z" w:initials="DGM">
    <w:p w14:paraId="191D56B7" w14:textId="4DC986AC" w:rsidR="00E3368A" w:rsidRDefault="00E3368A" w:rsidP="008B3419">
      <w:pPr>
        <w:pStyle w:val="CommentText"/>
      </w:pPr>
      <w:r>
        <w:rPr>
          <w:rStyle w:val="CommentReference"/>
        </w:rPr>
        <w:annotationRef/>
      </w:r>
      <w:r>
        <w:t>Differences in mortgage performance and approval likelihoods by race/ethnicity?</w:t>
      </w:r>
    </w:p>
  </w:comment>
  <w:comment w:id="170" w:author="Daniel Garcia Molina" w:date="2023-09-12T11:20:00Z" w:initials="DGM">
    <w:p w14:paraId="7B4AE887" w14:textId="77777777" w:rsidR="00E3368A" w:rsidRDefault="00E3368A" w:rsidP="009A5C12">
      <w:pPr>
        <w:pStyle w:val="CommentText"/>
      </w:pPr>
      <w:r>
        <w:rPr>
          <w:rStyle w:val="CommentReference"/>
        </w:rPr>
        <w:annotationRef/>
      </w:r>
      <w:r>
        <w:t>If you're a co-author on this, would be good to make clear! If not it's good as is</w:t>
      </w:r>
    </w:p>
  </w:comment>
  <w:comment w:id="193" w:author="Daniel Garcia Molina" w:date="2023-09-12T11:21:00Z" w:initials="DGM">
    <w:p w14:paraId="79939AE5" w14:textId="77777777" w:rsidR="00E3368A" w:rsidRDefault="00E3368A" w:rsidP="00AF1BA2">
      <w:pPr>
        <w:pStyle w:val="CommentText"/>
      </w:pPr>
      <w:r>
        <w:rPr>
          <w:rStyle w:val="CommentReference"/>
        </w:rPr>
        <w:annotationRef/>
      </w:r>
      <w:r>
        <w:t>Same comment about co-authorship</w:t>
      </w:r>
    </w:p>
  </w:comment>
  <w:comment w:id="213" w:author="Kyra Sadovi" w:date="2023-09-12T15:23:00Z" w:initials="KS">
    <w:p w14:paraId="5ADE93FA" w14:textId="77777777" w:rsidR="00915900" w:rsidRDefault="00915900" w:rsidP="00E115A8">
      <w:pPr>
        <w:pStyle w:val="CommentText"/>
      </w:pPr>
      <w:r>
        <w:rPr>
          <w:rStyle w:val="CommentReference"/>
        </w:rPr>
        <w:annotationRef/>
      </w:r>
      <w:r>
        <w:t>Became more comfortable working (?)</w:t>
      </w:r>
    </w:p>
  </w:comment>
  <w:comment w:id="248" w:author="Kyra Sadovi" w:date="2023-09-12T15:27:00Z" w:initials="KS">
    <w:p w14:paraId="20CEE52D" w14:textId="77777777" w:rsidR="006004B7" w:rsidRDefault="006004B7" w:rsidP="00D0011B">
      <w:pPr>
        <w:pStyle w:val="CommentText"/>
      </w:pPr>
      <w:r>
        <w:rPr>
          <w:rStyle w:val="CommentReference"/>
        </w:rPr>
        <w:annotationRef/>
      </w:r>
      <w:r>
        <w:t>This might be a - instead of a ;</w:t>
      </w:r>
    </w:p>
  </w:comment>
  <w:comment w:id="253" w:author="Kyra Sadovi" w:date="2023-09-12T15:28:00Z" w:initials="KS">
    <w:p w14:paraId="1635CD72" w14:textId="77777777" w:rsidR="006004B7" w:rsidRDefault="006004B7" w:rsidP="008E32EC">
      <w:pPr>
        <w:pStyle w:val="CommentText"/>
      </w:pPr>
      <w:r>
        <w:rPr>
          <w:rStyle w:val="CommentReference"/>
        </w:rPr>
        <w:annotationRef/>
      </w:r>
      <w:r>
        <w:t>Connected with,</w:t>
      </w:r>
    </w:p>
  </w:comment>
  <w:comment w:id="269" w:author="Daniel Garcia Molina" w:date="2023-09-08T15:15:00Z" w:initials="DGM">
    <w:p w14:paraId="62DB8CC9" w14:textId="13837B08" w:rsidR="00810161" w:rsidRDefault="00810161" w:rsidP="0070478F">
      <w:pPr>
        <w:pStyle w:val="CommentText"/>
      </w:pPr>
      <w:r>
        <w:rPr>
          <w:rStyle w:val="CommentReference"/>
        </w:rPr>
        <w:annotationRef/>
      </w:r>
      <w:r>
        <w:t>Maybe start with this one first since it is a nice follow up to the ADP research</w:t>
      </w:r>
    </w:p>
  </w:comment>
  <w:comment w:id="279" w:author="Erica Ryan" w:date="2023-08-20T16:06:00Z" w:initials="ER">
    <w:p w14:paraId="66CD38D4" w14:textId="2F80EC5E" w:rsidR="007B733F" w:rsidRDefault="007B733F" w:rsidP="007B733F">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280" w:author="Kyra Sadovi [2]" w:date="2023-08-21T12:19:00Z" w:initials="KS">
    <w:p w14:paraId="6A0A0A1C" w14:textId="77777777" w:rsidR="007B733F" w:rsidRDefault="007B733F" w:rsidP="007B733F">
      <w:pPr>
        <w:pStyle w:val="CommentText"/>
      </w:pPr>
      <w:r>
        <w:rPr>
          <w:rStyle w:val="CommentReference"/>
        </w:rPr>
        <w:annotationRef/>
      </w:r>
      <w:r>
        <w:t>Definitely need a transition here to signal what I’m trying to talk about – how I became interested in the topics I name</w:t>
      </w:r>
    </w:p>
  </w:comment>
  <w:comment w:id="302" w:author="Kyra Sadovi" w:date="2023-09-12T14:40:00Z" w:initials="KS">
    <w:p w14:paraId="3423AF56" w14:textId="77777777" w:rsidR="00F8684D" w:rsidRDefault="00F8684D" w:rsidP="00843D79">
      <w:pPr>
        <w:pStyle w:val="CommentText"/>
      </w:pPr>
      <w:r>
        <w:rPr>
          <w:rStyle w:val="CommentReference"/>
        </w:rPr>
        <w:annotationRef/>
      </w:r>
      <w:r>
        <w:t xml:space="preserve">This applies to each mention of urban/housing econ: should I specify that? </w:t>
      </w:r>
    </w:p>
  </w:comment>
  <w:comment w:id="319" w:author="Daniel Garcia Molina" w:date="2023-09-08T15:00:00Z" w:initials="DGM">
    <w:p w14:paraId="54F0049B" w14:textId="755588E8" w:rsidR="00582D77" w:rsidRDefault="00582D77" w:rsidP="00C605D8">
      <w:pPr>
        <w:pStyle w:val="CommentText"/>
      </w:pPr>
      <w:r>
        <w:rPr>
          <w:rStyle w:val="CommentReference"/>
        </w:rPr>
        <w:annotationRef/>
      </w:r>
      <w:r>
        <w:t>I think a short mention here of something you've proud of wouldn't hurt</w:t>
      </w:r>
    </w:p>
  </w:comment>
  <w:comment w:id="320" w:author="Daniel Garcia Molina" w:date="2023-09-08T15:00:00Z" w:initials="DGM">
    <w:p w14:paraId="69250CD8" w14:textId="77777777" w:rsidR="00582D77" w:rsidRDefault="00582D77" w:rsidP="00E77EA9">
      <w:pPr>
        <w:pStyle w:val="CommentText"/>
      </w:pPr>
      <w:r>
        <w:rPr>
          <w:rStyle w:val="CommentReference"/>
        </w:rPr>
        <w:annotationRef/>
      </w:r>
      <w:r>
        <w:t>Especially if it's related to research, like, some coding or some work you did that waas helpful to understanding an economic problem</w:t>
      </w:r>
    </w:p>
  </w:comment>
  <w:comment w:id="383" w:author="Erica Ryan" w:date="2023-08-20T16:06:00Z" w:initials="ER">
    <w:p w14:paraId="6EEB2F17" w14:textId="437EA643" w:rsidR="00F84A3E" w:rsidRDefault="00F84A3E" w:rsidP="00F84A3E">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384" w:author="Kyra Sadovi [2]" w:date="2023-08-21T12:19:00Z" w:initials="KS">
    <w:p w14:paraId="4F7A742C" w14:textId="77777777" w:rsidR="00F84A3E" w:rsidRDefault="00F84A3E" w:rsidP="00F84A3E">
      <w:pPr>
        <w:pStyle w:val="CommentText"/>
      </w:pPr>
      <w:r>
        <w:rPr>
          <w:rStyle w:val="CommentReference"/>
        </w:rPr>
        <w:annotationRef/>
      </w:r>
      <w:r>
        <w:t>Definitely need a transition here to signal what I’m trying to talk about – how I became interested in the topics I name</w:t>
      </w:r>
    </w:p>
  </w:comment>
  <w:comment w:id="385" w:author="Daniel Garcia Molina" w:date="2023-09-08T15:34:00Z" w:initials="DGM">
    <w:p w14:paraId="4DA85EC0" w14:textId="77777777" w:rsidR="000A314D" w:rsidRDefault="000A314D" w:rsidP="004B4356">
      <w:pPr>
        <w:pStyle w:val="CommentText"/>
      </w:pPr>
      <w:r>
        <w:rPr>
          <w:rStyle w:val="CommentReference"/>
        </w:rPr>
        <w:annotationRef/>
      </w:r>
      <w:r>
        <w:t>This is fine but is too insider-y. Many people won't know what FOMC/Aggregate Demand is. Above I tried to write it in a more general audience way</w:t>
      </w:r>
    </w:p>
  </w:comment>
  <w:comment w:id="451" w:author="Erica Ryan" w:date="2023-08-20T16:06:00Z" w:initials="ER">
    <w:p w14:paraId="49D9DA33" w14:textId="77777777" w:rsidR="000A314D" w:rsidRDefault="000A314D" w:rsidP="000A314D">
      <w:pPr>
        <w:pStyle w:val="CommentText"/>
      </w:pPr>
      <w:r>
        <w:rPr>
          <w:rStyle w:val="CommentReference"/>
        </w:rPr>
        <w:annotationRef/>
      </w:r>
      <w:r>
        <w:t xml:space="preserve">Transition phrase -- you're going from talking about your education to work experience and you need some way to shift between the two. Something like "I have also had substantial professional experiences that have prepared me for an economics PhD program. </w:t>
      </w:r>
    </w:p>
  </w:comment>
  <w:comment w:id="452" w:author="Kyra Sadovi [2]" w:date="2023-08-21T12:19:00Z" w:initials="KS">
    <w:p w14:paraId="4594C5F2" w14:textId="77777777" w:rsidR="000A314D" w:rsidRDefault="000A314D" w:rsidP="000A314D">
      <w:pPr>
        <w:pStyle w:val="CommentText"/>
      </w:pPr>
      <w:r>
        <w:rPr>
          <w:rStyle w:val="CommentReference"/>
        </w:rPr>
        <w:annotationRef/>
      </w:r>
      <w:r>
        <w:t>Definitely need a transition here to signal what I’m trying to talk about – how I became interested in the topics I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583103" w15:done="0"/>
  <w15:commentEx w15:paraId="295D0F98" w15:done="0"/>
  <w15:commentEx w15:paraId="5120F29F" w15:done="0"/>
  <w15:commentEx w15:paraId="2A9BAA89" w15:done="0"/>
  <w15:commentEx w15:paraId="30EA0B09" w15:paraIdParent="2A9BAA89" w15:done="0"/>
  <w15:commentEx w15:paraId="53302580" w15:paraIdParent="2A9BAA89" w15:done="0"/>
  <w15:commentEx w15:paraId="5C54E3D9" w15:done="0"/>
  <w15:commentEx w15:paraId="3FB5F511" w15:done="0"/>
  <w15:commentEx w15:paraId="428762F8" w15:done="0"/>
  <w15:commentEx w15:paraId="5EEC9D1B" w15:paraIdParent="428762F8" w15:done="0"/>
  <w15:commentEx w15:paraId="3D4E49C2" w15:done="0"/>
  <w15:commentEx w15:paraId="2E792A31" w15:paraIdParent="3D4E49C2" w15:done="0"/>
  <w15:commentEx w15:paraId="041BBFB1" w15:done="0"/>
  <w15:commentEx w15:paraId="191D56B7" w15:done="0"/>
  <w15:commentEx w15:paraId="7B4AE887" w15:paraIdParent="191D56B7" w15:done="0"/>
  <w15:commentEx w15:paraId="79939AE5" w15:done="0"/>
  <w15:commentEx w15:paraId="5ADE93FA" w15:done="0"/>
  <w15:commentEx w15:paraId="20CEE52D" w15:done="0"/>
  <w15:commentEx w15:paraId="1635CD72" w15:done="0"/>
  <w15:commentEx w15:paraId="62DB8CC9" w15:done="0"/>
  <w15:commentEx w15:paraId="66CD38D4" w15:done="1"/>
  <w15:commentEx w15:paraId="6A0A0A1C" w15:paraIdParent="66CD38D4" w15:done="1"/>
  <w15:commentEx w15:paraId="3423AF56" w15:done="0"/>
  <w15:commentEx w15:paraId="54F0049B" w15:done="0"/>
  <w15:commentEx w15:paraId="69250CD8" w15:paraIdParent="54F0049B" w15:done="0"/>
  <w15:commentEx w15:paraId="6EEB2F17" w15:done="1"/>
  <w15:commentEx w15:paraId="4F7A742C" w15:paraIdParent="6EEB2F17" w15:done="1"/>
  <w15:commentEx w15:paraId="4DA85EC0" w15:done="0"/>
  <w15:commentEx w15:paraId="49D9DA33" w15:done="1"/>
  <w15:commentEx w15:paraId="4594C5F2" w15:paraIdParent="49D9DA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18B" w16cex:dateUtc="2023-09-12T13:44:00Z"/>
  <w16cex:commentExtensible w16cex:durableId="28AAB5B4" w16cex:dateUtc="2023-09-12T14:02:00Z"/>
  <w16cex:commentExtensible w16cex:durableId="28A5B348" w16cex:dateUtc="2023-09-08T18:50:00Z"/>
  <w16cex:commentExtensible w16cex:durableId="28AAEC85" w16cex:dateUtc="2023-09-08T19:00:00Z"/>
  <w16cex:commentExtensible w16cex:durableId="28AAEC84" w16cex:dateUtc="2023-09-08T19:00:00Z"/>
  <w16cex:commentExtensible w16cex:durableId="28AAF34E" w16cex:dateUtc="2023-09-12T18:25:00Z"/>
  <w16cex:commentExtensible w16cex:durableId="28AB0766" w16cex:dateUtc="2023-09-12T15:21:00Z"/>
  <w16cex:commentExtensible w16cex:durableId="28AB0765" w16cex:dateUtc="2023-09-12T19:23:00Z"/>
  <w16cex:commentExtensible w16cex:durableId="28AAEE26" w16cex:dateUtc="2023-09-12T18:03:00Z"/>
  <w16cex:commentExtensible w16cex:durableId="28AB019C" w16cex:dateUtc="2023-09-12T19:26:00Z"/>
  <w16cex:commentExtensible w16cex:durableId="28AAFCD9" w16cex:dateUtc="2023-09-12T18:51:00Z"/>
  <w16cex:commentExtensible w16cex:durableId="28AAFEB3" w16cex:dateUtc="2023-09-12T19:13:00Z"/>
  <w16cex:commentExtensible w16cex:durableId="28AAFF4F" w16cex:dateUtc="2023-09-12T19:16:00Z"/>
  <w16cex:commentExtensible w16cex:durableId="28AAC7F0" w16cex:dateUtc="2023-09-12T15:20:00Z"/>
  <w16cex:commentExtensible w16cex:durableId="28AAC814" w16cex:dateUtc="2023-09-12T15:20:00Z"/>
  <w16cex:commentExtensible w16cex:durableId="28AAC827" w16cex:dateUtc="2023-09-12T15:21:00Z"/>
  <w16cex:commentExtensible w16cex:durableId="28AB00EC" w16cex:dateUtc="2023-09-12T19:23:00Z"/>
  <w16cex:commentExtensible w16cex:durableId="28AB01FB" w16cex:dateUtc="2023-09-12T19:27:00Z"/>
  <w16cex:commentExtensible w16cex:durableId="28AB0224" w16cex:dateUtc="2023-09-12T19:28:00Z"/>
  <w16cex:commentExtensible w16cex:durableId="28A5B8FA" w16cex:dateUtc="2023-09-08T19:15:00Z"/>
  <w16cex:commentExtensible w16cex:durableId="28A5B71B" w16cex:dateUtc="2023-08-20T20:06:00Z"/>
  <w16cex:commentExtensible w16cex:durableId="28A5B71A" w16cex:dateUtc="2023-08-21T16:19:00Z"/>
  <w16cex:commentExtensible w16cex:durableId="28AAF6F7" w16cex:dateUtc="2023-09-12T18:40:00Z"/>
  <w16cex:commentExtensible w16cex:durableId="28A5B570" w16cex:dateUtc="2023-09-08T19:00:00Z"/>
  <w16cex:commentExtensible w16cex:durableId="28A5B597" w16cex:dateUtc="2023-09-08T19:00:00Z"/>
  <w16cex:commentExtensible w16cex:durableId="52B7251F" w16cex:dateUtc="2023-08-20T20:06:00Z"/>
  <w16cex:commentExtensible w16cex:durableId="288DD4CD" w16cex:dateUtc="2023-08-21T16:19:00Z"/>
  <w16cex:commentExtensible w16cex:durableId="28A5BD6C" w16cex:dateUtc="2023-09-08T19:34:00Z"/>
  <w16cex:commentExtensible w16cex:durableId="28A5B919" w16cex:dateUtc="2023-08-20T20:06:00Z"/>
  <w16cex:commentExtensible w16cex:durableId="28A5B918" w16cex:dateUtc="2023-08-21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583103" w16cid:durableId="28AAB18B"/>
  <w16cid:commentId w16cid:paraId="295D0F98" w16cid:durableId="28AAB5B4"/>
  <w16cid:commentId w16cid:paraId="5120F29F" w16cid:durableId="28A5B348"/>
  <w16cid:commentId w16cid:paraId="2A9BAA89" w16cid:durableId="28AAEC85"/>
  <w16cid:commentId w16cid:paraId="30EA0B09" w16cid:durableId="28AAEC84"/>
  <w16cid:commentId w16cid:paraId="53302580" w16cid:durableId="28AAF34E"/>
  <w16cid:commentId w16cid:paraId="5C54E3D9" w16cid:durableId="28AB0766"/>
  <w16cid:commentId w16cid:paraId="3FB5F511" w16cid:durableId="28AB0765"/>
  <w16cid:commentId w16cid:paraId="428762F8" w16cid:durableId="28AAEE26"/>
  <w16cid:commentId w16cid:paraId="5EEC9D1B" w16cid:durableId="28AB019C"/>
  <w16cid:commentId w16cid:paraId="3D4E49C2" w16cid:durableId="28AAFCD9"/>
  <w16cid:commentId w16cid:paraId="2E792A31" w16cid:durableId="28AAFEB3"/>
  <w16cid:commentId w16cid:paraId="041BBFB1" w16cid:durableId="28AAFF4F"/>
  <w16cid:commentId w16cid:paraId="191D56B7" w16cid:durableId="28AAC7F0"/>
  <w16cid:commentId w16cid:paraId="7B4AE887" w16cid:durableId="28AAC814"/>
  <w16cid:commentId w16cid:paraId="79939AE5" w16cid:durableId="28AAC827"/>
  <w16cid:commentId w16cid:paraId="5ADE93FA" w16cid:durableId="28AB00EC"/>
  <w16cid:commentId w16cid:paraId="20CEE52D" w16cid:durableId="28AB01FB"/>
  <w16cid:commentId w16cid:paraId="1635CD72" w16cid:durableId="28AB0224"/>
  <w16cid:commentId w16cid:paraId="62DB8CC9" w16cid:durableId="28A5B8FA"/>
  <w16cid:commentId w16cid:paraId="66CD38D4" w16cid:durableId="28A5B71B"/>
  <w16cid:commentId w16cid:paraId="6A0A0A1C" w16cid:durableId="28A5B71A"/>
  <w16cid:commentId w16cid:paraId="3423AF56" w16cid:durableId="28AAF6F7"/>
  <w16cid:commentId w16cid:paraId="54F0049B" w16cid:durableId="28A5B570"/>
  <w16cid:commentId w16cid:paraId="69250CD8" w16cid:durableId="28A5B597"/>
  <w16cid:commentId w16cid:paraId="6EEB2F17" w16cid:durableId="52B7251F"/>
  <w16cid:commentId w16cid:paraId="4F7A742C" w16cid:durableId="288DD4CD"/>
  <w16cid:commentId w16cid:paraId="4DA85EC0" w16cid:durableId="28A5BD6C"/>
  <w16cid:commentId w16cid:paraId="49D9DA33" w16cid:durableId="28A5B919"/>
  <w16cid:commentId w16cid:paraId="4594C5F2" w16cid:durableId="28A5B9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34493" w14:textId="77777777" w:rsidR="00A35AFF" w:rsidRDefault="00A35AFF" w:rsidP="00A35AFF">
      <w:pPr>
        <w:spacing w:after="0"/>
      </w:pPr>
      <w:r>
        <w:separator/>
      </w:r>
    </w:p>
  </w:endnote>
  <w:endnote w:type="continuationSeparator" w:id="0">
    <w:p w14:paraId="4FF6C59A" w14:textId="77777777" w:rsidR="00A35AFF" w:rsidRDefault="00A35AFF" w:rsidP="00A35A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E436C" w14:textId="77777777" w:rsidR="00A35AFF" w:rsidRDefault="00A35AFF" w:rsidP="00A35AFF">
      <w:pPr>
        <w:spacing w:after="0"/>
      </w:pPr>
      <w:r>
        <w:separator/>
      </w:r>
    </w:p>
  </w:footnote>
  <w:footnote w:type="continuationSeparator" w:id="0">
    <w:p w14:paraId="39A4DD43" w14:textId="77777777" w:rsidR="00A35AFF" w:rsidRDefault="00A35AFF" w:rsidP="00A35AF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7FDD0" w14:textId="361E4EDF" w:rsidR="005524CA" w:rsidRDefault="005524CA">
    <w:pPr>
      <w:pStyle w:val="Header"/>
    </w:pPr>
    <w:r>
      <w:rPr>
        <w:noProof/>
      </w:rPr>
      <mc:AlternateContent>
        <mc:Choice Requires="wps">
          <w:drawing>
            <wp:anchor distT="0" distB="0" distL="114300" distR="114300" simplePos="0" relativeHeight="251659264" behindDoc="0" locked="0" layoutInCell="0" allowOverlap="1" wp14:anchorId="43C4911C" wp14:editId="3F523310">
              <wp:simplePos x="0" y="0"/>
              <wp:positionH relativeFrom="page">
                <wp:posOffset>0</wp:posOffset>
              </wp:positionH>
              <wp:positionV relativeFrom="page">
                <wp:posOffset>190500</wp:posOffset>
              </wp:positionV>
              <wp:extent cx="7772400" cy="273050"/>
              <wp:effectExtent l="0" t="0" r="0" b="12700"/>
              <wp:wrapNone/>
              <wp:docPr id="1" name="MSIPCMf9584a21946d03be68ae5f66" descr="{&quot;HashCode&quot;:320688167,&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B712DA" w14:textId="08FA119E" w:rsidR="005524CA" w:rsidRPr="005524CA" w:rsidRDefault="005524CA" w:rsidP="005524CA">
                          <w:pPr>
                            <w:spacing w:after="0"/>
                            <w:rPr>
                              <w:rFonts w:ascii="Calibri" w:hAnsi="Calibri" w:cs="Calibri"/>
                              <w:color w:val="000000"/>
                              <w:sz w:val="22"/>
                            </w:rPr>
                          </w:pPr>
                          <w:r w:rsidRPr="005524CA">
                            <w:rPr>
                              <w:rFonts w:ascii="Calibri" w:hAnsi="Calibri" w:cs="Calibri"/>
                              <w:color w:val="000000"/>
                              <w:sz w:val="22"/>
                            </w:rPr>
                            <w:t>NONCONFIDENTIAL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3C4911C" id="_x0000_t202" coordsize="21600,21600" o:spt="202" path="m,l,21600r21600,l21600,xe">
              <v:stroke joinstyle="miter"/>
              <v:path gradientshapeok="t" o:connecttype="rect"/>
            </v:shapetype>
            <v:shape id="MSIPCMf9584a21946d03be68ae5f66" o:spid="_x0000_s1026" type="#_x0000_t202" alt="{&quot;HashCode&quot;:320688167,&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68B712DA" w14:textId="08FA119E" w:rsidR="005524CA" w:rsidRPr="005524CA" w:rsidRDefault="005524CA" w:rsidP="005524CA">
                    <w:pPr>
                      <w:spacing w:after="0"/>
                      <w:rPr>
                        <w:rFonts w:ascii="Calibri" w:hAnsi="Calibri" w:cs="Calibri"/>
                        <w:color w:val="000000"/>
                        <w:sz w:val="22"/>
                      </w:rPr>
                    </w:pPr>
                    <w:r w:rsidRPr="005524CA">
                      <w:rPr>
                        <w:rFonts w:ascii="Calibri" w:hAnsi="Calibri" w:cs="Calibri"/>
                        <w:color w:val="000000"/>
                        <w:sz w:val="22"/>
                      </w:rPr>
                      <w:t>NONCONFIDENTIAL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Kyra.M.Sadovi@frb.gov::9a74aead-a876-4b4d-bff7-2168e0af5cbe"/>
  </w15:person>
  <w15:person w15:author="Daniel Garcia Molina">
    <w15:presenceInfo w15:providerId="AD" w15:userId="S-1-5-21-494564499-3874391898-67382419-57310"/>
  </w15:person>
  <w15:person w15:author="Erica Ryan">
    <w15:presenceInfo w15:providerId="AD" w15:userId="S::erica@ipso.info::06a2208c-00c0-446c-9d47-03cca5d42d55"/>
  </w15:person>
  <w15:person w15:author="Kyra Sadovi [2]">
    <w15:presenceInfo w15:providerId="AD" w15:userId="S-1-5-21-494564499-3874391898-67382419-64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trackRevision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3E"/>
    <w:rsid w:val="000048AF"/>
    <w:rsid w:val="00083C5E"/>
    <w:rsid w:val="000A03AD"/>
    <w:rsid w:val="000A314D"/>
    <w:rsid w:val="000B69A7"/>
    <w:rsid w:val="000C005D"/>
    <w:rsid w:val="000C2A2B"/>
    <w:rsid w:val="000E609F"/>
    <w:rsid w:val="001253B3"/>
    <w:rsid w:val="00143870"/>
    <w:rsid w:val="001C1F0A"/>
    <w:rsid w:val="002958B9"/>
    <w:rsid w:val="002B01FC"/>
    <w:rsid w:val="0030648E"/>
    <w:rsid w:val="00323B13"/>
    <w:rsid w:val="00377983"/>
    <w:rsid w:val="003A7CB0"/>
    <w:rsid w:val="00410949"/>
    <w:rsid w:val="00414329"/>
    <w:rsid w:val="004659D0"/>
    <w:rsid w:val="004B12D8"/>
    <w:rsid w:val="004D5D2D"/>
    <w:rsid w:val="00512B2B"/>
    <w:rsid w:val="005524CA"/>
    <w:rsid w:val="00555B87"/>
    <w:rsid w:val="00582D77"/>
    <w:rsid w:val="005E033C"/>
    <w:rsid w:val="005E256B"/>
    <w:rsid w:val="005F7F59"/>
    <w:rsid w:val="006004B7"/>
    <w:rsid w:val="0061559F"/>
    <w:rsid w:val="00637AE0"/>
    <w:rsid w:val="00645B2D"/>
    <w:rsid w:val="006853B4"/>
    <w:rsid w:val="00757BE7"/>
    <w:rsid w:val="00786BA5"/>
    <w:rsid w:val="007B733F"/>
    <w:rsid w:val="007F3287"/>
    <w:rsid w:val="007F7758"/>
    <w:rsid w:val="00810161"/>
    <w:rsid w:val="00835B3B"/>
    <w:rsid w:val="008459B0"/>
    <w:rsid w:val="00854634"/>
    <w:rsid w:val="008E58BC"/>
    <w:rsid w:val="008F3A47"/>
    <w:rsid w:val="00915900"/>
    <w:rsid w:val="00956B86"/>
    <w:rsid w:val="009B4933"/>
    <w:rsid w:val="00A35AFF"/>
    <w:rsid w:val="00AB0A0E"/>
    <w:rsid w:val="00AE71A5"/>
    <w:rsid w:val="00B21207"/>
    <w:rsid w:val="00B45303"/>
    <w:rsid w:val="00B47EAD"/>
    <w:rsid w:val="00B54E20"/>
    <w:rsid w:val="00B707A4"/>
    <w:rsid w:val="00BD1A35"/>
    <w:rsid w:val="00BD6263"/>
    <w:rsid w:val="00C7053A"/>
    <w:rsid w:val="00C826B2"/>
    <w:rsid w:val="00CC5881"/>
    <w:rsid w:val="00D22620"/>
    <w:rsid w:val="00E034E5"/>
    <w:rsid w:val="00E06101"/>
    <w:rsid w:val="00E3368A"/>
    <w:rsid w:val="00E40E69"/>
    <w:rsid w:val="00E42D80"/>
    <w:rsid w:val="00EB4BF1"/>
    <w:rsid w:val="00F14BBE"/>
    <w:rsid w:val="00F7600D"/>
    <w:rsid w:val="00F84A3E"/>
    <w:rsid w:val="00F8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0E0319B"/>
  <w15:chartTrackingRefBased/>
  <w15:docId w15:val="{88119D23-6E06-A945-ABF0-B9BBE9A9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A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84A3E"/>
    <w:rPr>
      <w:sz w:val="16"/>
      <w:szCs w:val="16"/>
    </w:rPr>
  </w:style>
  <w:style w:type="paragraph" w:styleId="CommentText">
    <w:name w:val="annotation text"/>
    <w:basedOn w:val="Normal"/>
    <w:link w:val="CommentTextChar"/>
    <w:uiPriority w:val="99"/>
    <w:unhideWhenUsed/>
    <w:rsid w:val="00F84A3E"/>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F84A3E"/>
    <w:rPr>
      <w:kern w:val="0"/>
      <w:sz w:val="20"/>
      <w:szCs w:val="20"/>
      <w14:ligatures w14:val="none"/>
    </w:rPr>
  </w:style>
  <w:style w:type="paragraph" w:styleId="Revision">
    <w:name w:val="Revision"/>
    <w:hidden/>
    <w:uiPriority w:val="99"/>
    <w:semiHidden/>
    <w:rsid w:val="00A35AFF"/>
    <w:pPr>
      <w:spacing w:after="0"/>
    </w:pPr>
  </w:style>
  <w:style w:type="paragraph" w:styleId="CommentSubject">
    <w:name w:val="annotation subject"/>
    <w:basedOn w:val="CommentText"/>
    <w:next w:val="CommentText"/>
    <w:link w:val="CommentSubjectChar"/>
    <w:uiPriority w:val="99"/>
    <w:semiHidden/>
    <w:unhideWhenUsed/>
    <w:rsid w:val="00A35AFF"/>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A35AFF"/>
    <w:rPr>
      <w:b/>
      <w:bCs/>
      <w:kern w:val="0"/>
      <w:sz w:val="20"/>
      <w:szCs w:val="20"/>
      <w14:ligatures w14:val="none"/>
    </w:rPr>
  </w:style>
  <w:style w:type="paragraph" w:styleId="Header">
    <w:name w:val="header"/>
    <w:basedOn w:val="Normal"/>
    <w:link w:val="HeaderChar"/>
    <w:uiPriority w:val="99"/>
    <w:unhideWhenUsed/>
    <w:rsid w:val="005524CA"/>
    <w:pPr>
      <w:tabs>
        <w:tab w:val="center" w:pos="4680"/>
        <w:tab w:val="right" w:pos="9360"/>
      </w:tabs>
      <w:spacing w:after="0"/>
    </w:pPr>
  </w:style>
  <w:style w:type="character" w:customStyle="1" w:styleId="HeaderChar">
    <w:name w:val="Header Char"/>
    <w:basedOn w:val="DefaultParagraphFont"/>
    <w:link w:val="Header"/>
    <w:uiPriority w:val="99"/>
    <w:rsid w:val="005524CA"/>
  </w:style>
  <w:style w:type="paragraph" w:styleId="Footer">
    <w:name w:val="footer"/>
    <w:basedOn w:val="Normal"/>
    <w:link w:val="FooterChar"/>
    <w:uiPriority w:val="99"/>
    <w:unhideWhenUsed/>
    <w:rsid w:val="005524CA"/>
    <w:pPr>
      <w:tabs>
        <w:tab w:val="center" w:pos="4680"/>
        <w:tab w:val="right" w:pos="9360"/>
      </w:tabs>
      <w:spacing w:after="0"/>
    </w:pPr>
  </w:style>
  <w:style w:type="character" w:customStyle="1" w:styleId="FooterChar">
    <w:name w:val="Footer Char"/>
    <w:basedOn w:val="DefaultParagraphFont"/>
    <w:link w:val="Footer"/>
    <w:uiPriority w:val="99"/>
    <w:rsid w:val="00552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2650E-08E4-4BB0-A159-66308B29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8</cp:revision>
  <dcterms:created xsi:type="dcterms:W3CDTF">2023-09-12T18:05:00Z</dcterms:created>
  <dcterms:modified xsi:type="dcterms:W3CDTF">2023-09-12T20:18:00Z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66f7e30a-7f06-44b5-9ad1-9e8756d9c23d</vt:lpwstr>
  </property>
  <property fmtid="{D5CDD505-2E9C-101B-9397-08002B2CF9AE}" pid="3" name="MSIP_Label_3cbab4f1-dcc8-4800-b101-70f2ebeb2cf4_Enabled">
    <vt:lpwstr>true</vt:lpwstr>
  </property>
  <property fmtid="{D5CDD505-2E9C-101B-9397-08002B2CF9AE}" pid="4" name="MSIP_Label_3cbab4f1-dcc8-4800-b101-70f2ebeb2cf4_SetDate">
    <vt:lpwstr>2023-09-12T20:18:33Z</vt:lpwstr>
  </property>
  <property fmtid="{D5CDD505-2E9C-101B-9397-08002B2CF9AE}" pid="5" name="MSIP_Label_3cbab4f1-dcc8-4800-b101-70f2ebeb2cf4_Method">
    <vt:lpwstr>Privileged</vt:lpwstr>
  </property>
  <property fmtid="{D5CDD505-2E9C-101B-9397-08002B2CF9AE}" pid="6" name="MSIP_Label_3cbab4f1-dcc8-4800-b101-70f2ebeb2cf4_Name">
    <vt:lpwstr>NONCONFIDENTIAL - EXTERNAL</vt:lpwstr>
  </property>
  <property fmtid="{D5CDD505-2E9C-101B-9397-08002B2CF9AE}" pid="7" name="MSIP_Label_3cbab4f1-dcc8-4800-b101-70f2ebeb2cf4_SiteId">
    <vt:lpwstr>87bb2570-5c1e-4973-9c37-09257a95aeb1</vt:lpwstr>
  </property>
  <property fmtid="{D5CDD505-2E9C-101B-9397-08002B2CF9AE}" pid="8" name="MSIP_Label_3cbab4f1-dcc8-4800-b101-70f2ebeb2cf4_ActionId">
    <vt:lpwstr>ba531630-5bee-46bb-93c2-c8854c97795b</vt:lpwstr>
  </property>
  <property fmtid="{D5CDD505-2E9C-101B-9397-08002B2CF9AE}" pid="9" name="MSIP_Label_3cbab4f1-dcc8-4800-b101-70f2ebeb2cf4_ContentBits">
    <vt:lpwstr>1</vt:lpwstr>
  </property>
</Properties>
</file>
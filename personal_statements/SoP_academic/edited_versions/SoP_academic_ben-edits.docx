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73F1F" w:rsidRDefault="00000000">
      <w:pPr>
        <w:jc w:val="center"/>
        <w:rPr>
          <w:rFonts w:ascii="Times New Roman" w:eastAsia="Times New Roman" w:hAnsi="Times New Roman" w:cs="Times New Roman"/>
        </w:rPr>
      </w:pPr>
      <w:r>
        <w:rPr>
          <w:rFonts w:ascii="Times New Roman" w:eastAsia="Times New Roman" w:hAnsi="Times New Roman" w:cs="Times New Roman"/>
        </w:rPr>
        <w:t>Statement of Purpose</w:t>
      </w:r>
    </w:p>
    <w:p w14:paraId="00000002" w14:textId="77777777" w:rsidR="00C73F1F" w:rsidRDefault="00000000">
      <w:pPr>
        <w:jc w:val="center"/>
        <w:rPr>
          <w:rFonts w:ascii="Times New Roman" w:eastAsia="Times New Roman" w:hAnsi="Times New Roman" w:cs="Times New Roman"/>
        </w:rPr>
      </w:pPr>
      <w:r>
        <w:rPr>
          <w:rFonts w:ascii="Times New Roman" w:eastAsia="Times New Roman" w:hAnsi="Times New Roman" w:cs="Times New Roman"/>
        </w:rPr>
        <w:t>Kyra Sadovi</w:t>
      </w:r>
    </w:p>
    <w:p w14:paraId="00000003" w14:textId="49A60087" w:rsidR="00C73F1F" w:rsidRDefault="00000000">
      <w:pPr>
        <w:ind w:firstLine="720"/>
        <w:rPr>
          <w:rFonts w:ascii="Times New Roman" w:eastAsia="Times New Roman" w:hAnsi="Times New Roman" w:cs="Times New Roman"/>
        </w:rPr>
      </w:pPr>
      <w:r>
        <w:rPr>
          <w:rFonts w:ascii="Times New Roman" w:eastAsia="Times New Roman" w:hAnsi="Times New Roman" w:cs="Times New Roman"/>
        </w:rPr>
        <w:t>I am passionate about economics because of its framework for explaining real-world phenomena, providing evidence for policy-relevant questions, and furthering our</w:t>
      </w:r>
      <w:sdt>
        <w:sdtPr>
          <w:tag w:val="goog_rdk_0"/>
          <w:id w:val="1216391826"/>
        </w:sdtPr>
        <w:sdtContent>
          <w:commentRangeStart w:id="0"/>
          <w:r>
            <w:rPr>
              <w:rFonts w:ascii="Times New Roman" w:eastAsia="Times New Roman" w:hAnsi="Times New Roman" w:cs="Times New Roman"/>
            </w:rPr>
            <w:t xml:space="preserve"> understanding of how the world works</w:t>
          </w:r>
        </w:sdtContent>
      </w:sdt>
      <w:commentRangeEnd w:id="0"/>
      <w:r>
        <w:commentReference w:id="0"/>
      </w:r>
      <w:r>
        <w:rPr>
          <w:rFonts w:ascii="Times New Roman" w:eastAsia="Times New Roman" w:hAnsi="Times New Roman" w:cs="Times New Roman"/>
        </w:rPr>
        <w:t xml:space="preserve">. As the child of journalists and a </w:t>
      </w:r>
      <w:sdt>
        <w:sdtPr>
          <w:tag w:val="goog_rdk_2"/>
          <w:id w:val="749773830"/>
        </w:sdtPr>
        <w:sdtContent>
          <w:commentRangeStart w:id="1"/>
        </w:sdtContent>
      </w:sdt>
      <w:sdt>
        <w:sdtPr>
          <w:tag w:val="goog_rdk_3"/>
          <w:id w:val="-429594357"/>
        </w:sdtPr>
        <w:sdtContent>
          <w:commentRangeStart w:id="2"/>
        </w:sdtContent>
      </w:sdt>
      <w:sdt>
        <w:sdtPr>
          <w:tag w:val="goog_rdk_4"/>
          <w:id w:val="-1542521032"/>
        </w:sdtPr>
        <w:sdtContent>
          <w:commentRangeStart w:id="3"/>
        </w:sdtContent>
      </w:sdt>
      <w:r>
        <w:rPr>
          <w:rFonts w:ascii="Times New Roman" w:eastAsia="Times New Roman" w:hAnsi="Times New Roman" w:cs="Times New Roman"/>
        </w:rPr>
        <w:t>strong student of mathematics</w:t>
      </w:r>
      <w:commentRangeEnd w:id="1"/>
      <w:r>
        <w:commentReference w:id="1"/>
      </w:r>
      <w:commentRangeEnd w:id="2"/>
      <w:r>
        <w:commentReference w:id="2"/>
      </w:r>
      <w:commentRangeEnd w:id="3"/>
      <w:r>
        <w:commentReference w:id="3"/>
      </w:r>
      <w:r>
        <w:rPr>
          <w:rFonts w:ascii="Times New Roman" w:eastAsia="Times New Roman" w:hAnsi="Times New Roman" w:cs="Times New Roman"/>
        </w:rPr>
        <w:t xml:space="preserve">, I took to economics because of its potential to sate my curiosity about the world around me in a rigorous manner. I quickly found an affinity for applied microeconomics, which grew after pursuing a challenging econometrics-heavy curriculum in my undergraduate degree and growing </w:t>
      </w:r>
      <w:sdt>
        <w:sdtPr>
          <w:tag w:val="goog_rdk_5"/>
          <w:id w:val="717251006"/>
        </w:sdtPr>
        <w:sdtContent>
          <w:sdt>
            <w:sdtPr>
              <w:tag w:val="goog_rdk_6"/>
              <w:id w:val="1927613750"/>
            </w:sdtPr>
            <w:sdtContent>
              <w:commentRangeStart w:id="4"/>
            </w:sdtContent>
          </w:sdt>
          <w:customXmlDelRangeStart w:id="5" w:author="Benjamin Escobar" w:date="2023-08-13T22:47:00Z"/>
          <w:sdt>
            <w:sdtPr>
              <w:tag w:val="goog_rdk_7"/>
              <w:id w:val="333583836"/>
            </w:sdtPr>
            <w:sdtContent>
              <w:customXmlDelRangeEnd w:id="5"/>
              <w:commentRangeStart w:id="6"/>
              <w:customXmlDelRangeStart w:id="7" w:author="Benjamin Escobar" w:date="2023-08-13T22:47:00Z"/>
            </w:sdtContent>
          </w:sdt>
          <w:customXmlDelRangeEnd w:id="7"/>
          <w:customXmlDelRangeStart w:id="8" w:author="Benjamin Escobar" w:date="2023-08-13T22:47:00Z"/>
          <w:sdt>
            <w:sdtPr>
              <w:tag w:val="goog_rdk_8"/>
              <w:id w:val="-549997892"/>
            </w:sdtPr>
            <w:sdtContent>
              <w:customXmlDelRangeEnd w:id="8"/>
              <w:commentRangeStart w:id="9"/>
              <w:customXmlDelRangeStart w:id="10" w:author="Benjamin Escobar" w:date="2023-08-13T22:47:00Z"/>
            </w:sdtContent>
          </w:sdt>
          <w:customXmlDelRangeEnd w:id="10"/>
          <w:del w:id="11" w:author="Benjamin Escobar" w:date="2023-08-13T22:47:00Z">
            <w:r>
              <w:rPr>
                <w:rFonts w:ascii="Times New Roman" w:eastAsia="Times New Roman" w:hAnsi="Times New Roman" w:cs="Times New Roman"/>
              </w:rPr>
              <w:delText xml:space="preserve">developing </w:delText>
            </w:r>
          </w:del>
        </w:sdtContent>
      </w:sdt>
      <w:commentRangeEnd w:id="4"/>
      <w:r>
        <w:commentReference w:id="4"/>
      </w:r>
      <w:commentRangeEnd w:id="6"/>
      <w:r>
        <w:commentReference w:id="6"/>
      </w:r>
      <w:commentRangeEnd w:id="9"/>
      <w:r>
        <w:commentReference w:id="9"/>
      </w:r>
      <w:r>
        <w:rPr>
          <w:rFonts w:ascii="Times New Roman" w:eastAsia="Times New Roman" w:hAnsi="Times New Roman" w:cs="Times New Roman"/>
        </w:rPr>
        <w:t xml:space="preserve">as a researcher during my research assistantship with the Board of Governors of the Federal Reserve. I am confident that my coursework, experiences, and academic interests will help me achieve success as an economics PhD student at </w:t>
      </w:r>
      <w:r>
        <w:rPr>
          <w:rFonts w:ascii="Times New Roman" w:eastAsia="Times New Roman" w:hAnsi="Times New Roman" w:cs="Times New Roman"/>
          <w:color w:val="FF0000"/>
          <w:highlight w:val="yellow"/>
          <w:u w:val="single"/>
        </w:rPr>
        <w:t>UNIVERSITY</w:t>
      </w:r>
      <w:r>
        <w:rPr>
          <w:rFonts w:ascii="Times New Roman" w:eastAsia="Times New Roman" w:hAnsi="Times New Roman" w:cs="Times New Roman"/>
        </w:rPr>
        <w:t xml:space="preserve">.  </w:t>
      </w:r>
    </w:p>
    <w:p w14:paraId="00000004" w14:textId="77777777" w:rsidR="00C73F1F" w:rsidRDefault="00000000">
      <w:pPr>
        <w:ind w:firstLine="720"/>
        <w:rPr>
          <w:rFonts w:ascii="Times New Roman" w:eastAsia="Times New Roman" w:hAnsi="Times New Roman" w:cs="Times New Roman"/>
        </w:rPr>
      </w:pPr>
      <w:r>
        <w:rPr>
          <w:rFonts w:ascii="Times New Roman" w:eastAsia="Times New Roman" w:hAnsi="Times New Roman" w:cs="Times New Roman"/>
        </w:rPr>
        <w:t xml:space="preserve">I graduated cum laude from the University of Illinois at Urbana-Champaign with degrees in Econometrics &amp; Quantitative Economics (B.S.) and Political Science (B.A., departmental honors, highest distinction). I began my time at UIUC focusing on political science, but I soon found myself wanting to supplement the qualitative research methods I was learning with quantitative frameworks. I chose to pursue an additional degree in econometrics rather than economics because of its increased math and statistics requirements and its focus on both theoretical and applied econometric methods. My coursework included multivariable calculus, linear algebra, micro- and macroeconomic theory, multiple econometrics courses, and statistics. Since graduating, I have also taken a graduate-level course in real analysis at Johns Hopkins University while working full time. Toward the end of my undergraduate career, I worked as a teaching assistant for Prof. Eric McDermott for Intermediate Macroeconomics after excelling in his class the year before. </w:t>
      </w:r>
      <w:sdt>
        <w:sdtPr>
          <w:tag w:val="goog_rdk_9"/>
          <w:id w:val="1195571623"/>
        </w:sdtPr>
        <w:sdtContent>
          <w:commentRangeStart w:id="12"/>
        </w:sdtContent>
      </w:sdt>
      <w:sdt>
        <w:sdtPr>
          <w:tag w:val="goog_rdk_10"/>
          <w:id w:val="-321428539"/>
        </w:sdtPr>
        <w:sdtContent>
          <w:commentRangeStart w:id="13"/>
        </w:sdtContent>
      </w:sdt>
      <w:sdt>
        <w:sdtPr>
          <w:tag w:val="goog_rdk_11"/>
          <w:id w:val="-566804367"/>
        </w:sdtPr>
        <w:sdtContent>
          <w:commentRangeStart w:id="14"/>
        </w:sdtContent>
      </w:sdt>
      <w:r>
        <w:rPr>
          <w:rFonts w:ascii="Times New Roman" w:eastAsia="Times New Roman" w:hAnsi="Times New Roman" w:cs="Times New Roman"/>
        </w:rPr>
        <w:t xml:space="preserve">I enjoyed getting to know the material at a deeper level and found that I relished the experience of teaching others. </w:t>
      </w:r>
      <w:commentRangeEnd w:id="12"/>
      <w:r>
        <w:commentReference w:id="12"/>
      </w:r>
      <w:commentRangeEnd w:id="13"/>
      <w:r>
        <w:commentReference w:id="13"/>
      </w:r>
      <w:commentRangeEnd w:id="14"/>
      <w:r>
        <w:commentReference w:id="14"/>
      </w:r>
    </w:p>
    <w:p w14:paraId="00000005" w14:textId="1020A419" w:rsidR="00C73F1F" w:rsidRDefault="00000000">
      <w:pPr>
        <w:ind w:firstLine="720"/>
        <w:rPr>
          <w:rFonts w:ascii="Times New Roman" w:eastAsia="Times New Roman" w:hAnsi="Times New Roman" w:cs="Times New Roman"/>
          <w:b/>
        </w:rPr>
      </w:pPr>
      <w:sdt>
        <w:sdtPr>
          <w:tag w:val="goog_rdk_12"/>
          <w:id w:val="-637804144"/>
        </w:sdtPr>
        <w:sdtContent>
          <w:commentRangeStart w:id="15"/>
        </w:sdtContent>
      </w:sdt>
      <w:r>
        <w:rPr>
          <w:rFonts w:ascii="Times New Roman" w:eastAsia="Times New Roman" w:hAnsi="Times New Roman" w:cs="Times New Roman"/>
        </w:rPr>
        <w:t xml:space="preserve">During the summer after my sophomore year, I interned for Americans for Financial Reform (AFR), a policy think tank in Washington, D.C. </w:t>
      </w:r>
      <w:sdt>
        <w:sdtPr>
          <w:tag w:val="goog_rdk_13"/>
          <w:id w:val="-1055157471"/>
        </w:sdtPr>
        <w:sdtContent>
          <w:commentRangeStart w:id="16"/>
        </w:sdtContent>
      </w:sdt>
      <w:sdt>
        <w:sdtPr>
          <w:tag w:val="goog_rdk_14"/>
          <w:id w:val="-1474672202"/>
        </w:sdtPr>
        <w:sdtContent>
          <w:commentRangeStart w:id="17"/>
        </w:sdtContent>
      </w:sdt>
      <w:r>
        <w:rPr>
          <w:rFonts w:ascii="Times New Roman" w:eastAsia="Times New Roman" w:hAnsi="Times New Roman" w:cs="Times New Roman"/>
        </w:rPr>
        <w:t>It was there that I was first exposed to the nuances of consumer finance and learned about the various ways consumers are affected by policy on a daily basis</w:t>
      </w:r>
      <w:commentRangeEnd w:id="16"/>
      <w:r>
        <w:commentReference w:id="16"/>
      </w:r>
      <w:commentRangeEnd w:id="17"/>
      <w:r>
        <w:commentReference w:id="17"/>
      </w:r>
      <w:r>
        <w:rPr>
          <w:rFonts w:ascii="Times New Roman" w:eastAsia="Times New Roman" w:hAnsi="Times New Roman" w:cs="Times New Roman"/>
        </w:rPr>
        <w:t xml:space="preserve">. After my time with AFR, I aimed to approach my economics education with an eye toward applied policy analysis. </w:t>
      </w:r>
      <w:commentRangeEnd w:id="15"/>
      <w:r>
        <w:commentReference w:id="15"/>
      </w:r>
      <w:r>
        <w:rPr>
          <w:rFonts w:ascii="Times New Roman" w:eastAsia="Times New Roman" w:hAnsi="Times New Roman" w:cs="Times New Roman"/>
        </w:rPr>
        <w:t xml:space="preserve">Soon after, wrote two economics papers – the first focusing on the effects of the 2008 Medicaid expansion in Oregon, and the second leveraging public HMDA data to measure racial discrimination in mortgage lending using machine learning methods. The latter paper fueled my current research interests in housing and applied microeconomics and was my </w:t>
      </w:r>
      <w:sdt>
        <w:sdtPr>
          <w:tag w:val="goog_rdk_15"/>
          <w:id w:val="-1099014108"/>
        </w:sdtPr>
        <w:sdtContent>
          <w:commentRangeStart w:id="18"/>
        </w:sdtContent>
      </w:sdt>
      <w:r>
        <w:rPr>
          <w:rFonts w:ascii="Times New Roman" w:eastAsia="Times New Roman" w:hAnsi="Times New Roman" w:cs="Times New Roman"/>
        </w:rPr>
        <w:t>first foray into working with big data.</w:t>
      </w:r>
      <w:commentRangeEnd w:id="18"/>
      <w:r>
        <w:commentReference w:id="18"/>
      </w:r>
      <w:r>
        <w:rPr>
          <w:rFonts w:ascii="Times New Roman" w:eastAsia="Times New Roman" w:hAnsi="Times New Roman" w:cs="Times New Roman"/>
        </w:rPr>
        <w:t xml:space="preserve"> Despite the fact that the economics department at UIUC had no thesis program for undergraduates, I dedicated myself to learning as much as I could about the research process by writing a political theory thesis for my B.A. and d</w:t>
      </w:r>
      <w:sdt>
        <w:sdtPr>
          <w:tag w:val="goog_rdk_16"/>
          <w:id w:val="713238574"/>
        </w:sdtPr>
        <w:sdtContent>
          <w:commentRangeStart w:id="19"/>
        </w:sdtContent>
      </w:sdt>
      <w:r>
        <w:rPr>
          <w:rFonts w:ascii="Times New Roman" w:eastAsia="Times New Roman" w:hAnsi="Times New Roman" w:cs="Times New Roman"/>
        </w:rPr>
        <w:t>evoting significant effort to the mortgage lending paper, underscoring my commitment to academic researc</w:t>
      </w:r>
      <w:commentRangeEnd w:id="19"/>
      <w:r>
        <w:commentReference w:id="19"/>
      </w:r>
      <w:r>
        <w:rPr>
          <w:rFonts w:ascii="Times New Roman" w:eastAsia="Times New Roman" w:hAnsi="Times New Roman" w:cs="Times New Roman"/>
        </w:rPr>
        <w:t>h</w:t>
      </w:r>
      <w:sdt>
        <w:sdtPr>
          <w:tag w:val="goog_rdk_17"/>
          <w:id w:val="-1052536698"/>
        </w:sdtPr>
        <w:sdtContent>
          <w:sdt>
            <w:sdtPr>
              <w:tag w:val="goog_rdk_18"/>
              <w:id w:val="1705283017"/>
            </w:sdtPr>
            <w:sdtContent>
              <w:commentRangeStart w:id="20"/>
            </w:sdtContent>
          </w:sdt>
          <w:del w:id="21" w:author="Benjamin Escobar" w:date="2023-08-13T23:05:00Z">
            <w:r>
              <w:rPr>
                <w:rFonts w:ascii="Times New Roman" w:eastAsia="Times New Roman" w:hAnsi="Times New Roman" w:cs="Times New Roman"/>
              </w:rPr>
              <w:delText xml:space="preserve"> despite the absence of a traditional economics thesis opportunity</w:delText>
            </w:r>
          </w:del>
        </w:sdtContent>
      </w:sdt>
      <w:commentRangeEnd w:id="20"/>
      <w:r>
        <w:commentReference w:id="20"/>
      </w:r>
      <w:r>
        <w:rPr>
          <w:rFonts w:ascii="Times New Roman" w:eastAsia="Times New Roman" w:hAnsi="Times New Roman" w:cs="Times New Roman"/>
        </w:rPr>
        <w:t>.</w:t>
      </w:r>
    </w:p>
    <w:p w14:paraId="00000006" w14:textId="518DCFE4" w:rsidR="00C73F1F" w:rsidRDefault="00000000">
      <w:pPr>
        <w:ind w:firstLine="720"/>
        <w:rPr>
          <w:rFonts w:ascii="Times New Roman" w:eastAsia="Times New Roman" w:hAnsi="Times New Roman" w:cs="Times New Roman"/>
        </w:rPr>
      </w:pPr>
      <w:r>
        <w:rPr>
          <w:rFonts w:ascii="Times New Roman" w:eastAsia="Times New Roman" w:hAnsi="Times New Roman" w:cs="Times New Roman"/>
        </w:rPr>
        <w:t xml:space="preserve">After graduating, I began working as a research assistant for the Federal Reserve Board of Governors in the Household and Business Spending section. It was there that I honed my abilities as a researcher and refined my research interests. I began my time there as the GDP RA, a one-year intensive role focused on assisting the GDP coordinator. In that position, I contributed to the </w:t>
      </w:r>
      <w:sdt>
        <w:sdtPr>
          <w:tag w:val="goog_rdk_19"/>
          <w:id w:val="-1776779045"/>
        </w:sdtPr>
        <w:sdtContent>
          <w:commentRangeStart w:id="22"/>
        </w:sdtContent>
      </w:sdt>
      <w:sdt>
        <w:sdtPr>
          <w:tag w:val="goog_rdk_20"/>
          <w:id w:val="-1425954906"/>
        </w:sdtPr>
        <w:sdtContent>
          <w:commentRangeStart w:id="23"/>
        </w:sdtContent>
      </w:sdt>
      <w:sdt>
        <w:sdtPr>
          <w:tag w:val="goog_rdk_21"/>
          <w:id w:val="-289363567"/>
        </w:sdtPr>
        <w:sdtContent>
          <w:commentRangeStart w:id="24"/>
        </w:sdtContent>
      </w:sdt>
      <w:r>
        <w:rPr>
          <w:rFonts w:ascii="Times New Roman" w:eastAsia="Times New Roman" w:hAnsi="Times New Roman" w:cs="Times New Roman"/>
        </w:rPr>
        <w:t>GDP forecasting process</w:t>
      </w:r>
      <w:commentRangeEnd w:id="22"/>
      <w:r>
        <w:commentReference w:id="22"/>
      </w:r>
      <w:commentRangeEnd w:id="23"/>
      <w:r>
        <w:commentReference w:id="23"/>
      </w:r>
      <w:commentRangeEnd w:id="24"/>
      <w:r>
        <w:commentReference w:id="24"/>
      </w:r>
      <w:r w:rsidR="00ED20D0">
        <w:rPr>
          <w:rFonts w:ascii="Times New Roman" w:eastAsia="Times New Roman" w:hAnsi="Times New Roman" w:cs="Times New Roman"/>
        </w:rPr>
        <w:t xml:space="preserve"> by contributing to FOMC materials</w:t>
      </w:r>
      <w:r>
        <w:rPr>
          <w:rFonts w:ascii="Times New Roman" w:eastAsia="Times New Roman" w:hAnsi="Times New Roman" w:cs="Times New Roman"/>
        </w:rPr>
        <w:t xml:space="preserve"> and was able to see firsthand how PhD economists in a macroeconomic institution model their sector-level predictions. In addition to my policy work, </w:t>
      </w:r>
      <w:sdt>
        <w:sdtPr>
          <w:tag w:val="goog_rdk_22"/>
          <w:id w:val="2032450623"/>
        </w:sdtPr>
        <w:sdtContent>
          <w:commentRangeStart w:id="25"/>
        </w:sdtContent>
      </w:sdt>
      <w:sdt>
        <w:sdtPr>
          <w:tag w:val="goog_rdk_23"/>
          <w:id w:val="745613402"/>
        </w:sdtPr>
        <w:sdtContent>
          <w:commentRangeStart w:id="26"/>
        </w:sdtContent>
      </w:sdt>
      <w:r>
        <w:rPr>
          <w:rFonts w:ascii="Times New Roman" w:eastAsia="Times New Roman" w:hAnsi="Times New Roman" w:cs="Times New Roman"/>
        </w:rPr>
        <w:t xml:space="preserve">I also worked with an economist in my section, Eirik Brandsaas, to create </w:t>
      </w:r>
      <w:proofErr w:type="spellStart"/>
      <w:r>
        <w:rPr>
          <w:rFonts w:ascii="Times New Roman" w:eastAsia="Times New Roman" w:hAnsi="Times New Roman" w:cs="Times New Roman"/>
        </w:rPr>
        <w:t>DuBoisPlots.jl</w:t>
      </w:r>
      <w:proofErr w:type="spellEnd"/>
      <w:r>
        <w:rPr>
          <w:rFonts w:ascii="Times New Roman" w:eastAsia="Times New Roman" w:hAnsi="Times New Roman" w:cs="Times New Roman"/>
        </w:rPr>
        <w:t xml:space="preserve">, a data visualization package in Julia which creates charts and figures in the style of W. E. B. DuBois’s figures displayed at the 1900 Paris Exposition. I went on to present the package at </w:t>
      </w:r>
      <w:sdt>
        <w:sdtPr>
          <w:tag w:val="goog_rdk_24"/>
          <w:id w:val="1445114442"/>
        </w:sdtPr>
        <w:sdtContent>
          <w:commentRangeStart w:id="27"/>
        </w:sdtContent>
      </w:sdt>
      <w:proofErr w:type="spellStart"/>
      <w:r>
        <w:rPr>
          <w:rFonts w:ascii="Times New Roman" w:eastAsia="Times New Roman" w:hAnsi="Times New Roman" w:cs="Times New Roman"/>
        </w:rPr>
        <w:t>JuliaCon</w:t>
      </w:r>
      <w:proofErr w:type="spellEnd"/>
      <w:r>
        <w:rPr>
          <w:rFonts w:ascii="Times New Roman" w:eastAsia="Times New Roman" w:hAnsi="Times New Roman" w:cs="Times New Roman"/>
        </w:rPr>
        <w:t xml:space="preserve"> 2022</w:t>
      </w:r>
      <w:commentRangeEnd w:id="27"/>
      <w:r>
        <w:commentReference w:id="27"/>
      </w:r>
      <w:r>
        <w:rPr>
          <w:rFonts w:ascii="Times New Roman" w:eastAsia="Times New Roman" w:hAnsi="Times New Roman" w:cs="Times New Roman"/>
        </w:rPr>
        <w:t xml:space="preserve">. Through this process I not only </w:t>
      </w:r>
      <w:r>
        <w:rPr>
          <w:rFonts w:ascii="Times New Roman" w:eastAsia="Times New Roman" w:hAnsi="Times New Roman" w:cs="Times New Roman"/>
        </w:rPr>
        <w:lastRenderedPageBreak/>
        <w:t xml:space="preserve">learned how to use Julia, but I learned how to contribute to open-source projects like Julia and to publish reproducible packages and code. </w:t>
      </w:r>
      <w:commentRangeEnd w:id="25"/>
      <w:r>
        <w:commentReference w:id="25"/>
      </w:r>
      <w:commentRangeEnd w:id="26"/>
      <w:r>
        <w:commentReference w:id="26"/>
      </w:r>
    </w:p>
    <w:p w14:paraId="00000007" w14:textId="77777777" w:rsidR="00C73F1F" w:rsidRDefault="00000000">
      <w:pPr>
        <w:ind w:firstLine="720"/>
        <w:rPr>
          <w:rFonts w:ascii="Times New Roman" w:eastAsia="Times New Roman" w:hAnsi="Times New Roman" w:cs="Times New Roman"/>
        </w:rPr>
      </w:pPr>
      <w:r>
        <w:rPr>
          <w:rFonts w:ascii="Times New Roman" w:eastAsia="Times New Roman" w:hAnsi="Times New Roman" w:cs="Times New Roman"/>
        </w:rPr>
        <w:t xml:space="preserve">My second year at the Board saw me transition from the GDP RA to the role of the section’s residential investment RA. During this period, I contributed </w:t>
      </w:r>
      <w:sdt>
        <w:sdtPr>
          <w:tag w:val="goog_rdk_25"/>
          <w:id w:val="659344771"/>
        </w:sdtPr>
        <w:sdtContent>
          <w:commentRangeStart w:id="28"/>
        </w:sdtContent>
      </w:sdt>
      <w:sdt>
        <w:sdtPr>
          <w:tag w:val="goog_rdk_26"/>
          <w:id w:val="-2102722730"/>
        </w:sdtPr>
        <w:sdtContent>
          <w:commentRangeStart w:id="29"/>
        </w:sdtContent>
      </w:sdt>
      <w:sdt>
        <w:sdtPr>
          <w:tag w:val="goog_rdk_27"/>
          <w:id w:val="-426345943"/>
        </w:sdtPr>
        <w:sdtContent>
          <w:commentRangeStart w:id="30"/>
        </w:sdtContent>
      </w:sdt>
      <w:r>
        <w:rPr>
          <w:rFonts w:ascii="Times New Roman" w:eastAsia="Times New Roman" w:hAnsi="Times New Roman" w:cs="Times New Roman"/>
        </w:rPr>
        <w:t>more substantially to the residential investment sector’s FOMC material</w:t>
      </w:r>
      <w:commentRangeEnd w:id="28"/>
      <w:r>
        <w:commentReference w:id="28"/>
      </w:r>
      <w:commentRangeEnd w:id="29"/>
      <w:r>
        <w:commentReference w:id="29"/>
      </w:r>
      <w:commentRangeEnd w:id="30"/>
      <w:r>
        <w:commentReference w:id="30"/>
      </w:r>
      <w:r>
        <w:rPr>
          <w:rFonts w:ascii="Times New Roman" w:eastAsia="Times New Roman" w:hAnsi="Times New Roman" w:cs="Times New Roman"/>
        </w:rPr>
        <w:t xml:space="preserve">. During the run-up to the December 2022 FOMC meeting, I wrote a section of the sector’s memo for the Aggregate Demand meeting with Board officers and presented it myself. </w:t>
      </w:r>
      <w:sdt>
        <w:sdtPr>
          <w:tag w:val="goog_rdk_28"/>
          <w:id w:val="1953056327"/>
        </w:sdtPr>
        <w:sdtContent>
          <w:commentRangeStart w:id="31"/>
        </w:sdtContent>
      </w:sdt>
      <w:sdt>
        <w:sdtPr>
          <w:tag w:val="goog_rdk_29"/>
          <w:id w:val="1834490372"/>
        </w:sdtPr>
        <w:sdtContent>
          <w:commentRangeStart w:id="32"/>
        </w:sdtContent>
      </w:sdt>
      <w:r>
        <w:rPr>
          <w:rFonts w:ascii="Times New Roman" w:eastAsia="Times New Roman" w:hAnsi="Times New Roman" w:cs="Times New Roman"/>
        </w:rPr>
        <w:t xml:space="preserve">The memo section discussed construction employment trends post-pandemic, examining the sector’s slow </w:t>
      </w:r>
      <w:proofErr w:type="gramStart"/>
      <w:r>
        <w:rPr>
          <w:rFonts w:ascii="Times New Roman" w:eastAsia="Times New Roman" w:hAnsi="Times New Roman" w:cs="Times New Roman"/>
        </w:rPr>
        <w:t>recovery</w:t>
      </w:r>
      <w:proofErr w:type="gramEnd"/>
      <w:r>
        <w:rPr>
          <w:rFonts w:ascii="Times New Roman" w:eastAsia="Times New Roman" w:hAnsi="Times New Roman" w:cs="Times New Roman"/>
        </w:rPr>
        <w:t xml:space="preserve"> and explaining its macroeconomic significance for the broader GDP forecast. </w:t>
      </w:r>
      <w:commentRangeEnd w:id="31"/>
      <w:r>
        <w:commentReference w:id="31"/>
      </w:r>
      <w:commentRangeEnd w:id="32"/>
      <w:r>
        <w:commentReference w:id="32"/>
      </w:r>
      <w:r>
        <w:rPr>
          <w:rFonts w:ascii="Times New Roman" w:eastAsia="Times New Roman" w:hAnsi="Times New Roman" w:cs="Times New Roman"/>
        </w:rPr>
        <w:t>Later that year, I co</w:t>
      </w:r>
      <w:sdt>
        <w:sdtPr>
          <w:tag w:val="goog_rdk_30"/>
          <w:id w:val="-956260225"/>
        </w:sdtPr>
        <w:sdtContent>
          <w:ins w:id="33" w:author="Benjamin Escobar" w:date="2023-08-13T23:11:00Z">
            <w:r>
              <w:rPr>
                <w:rFonts w:ascii="Times New Roman" w:eastAsia="Times New Roman" w:hAnsi="Times New Roman" w:cs="Times New Roman"/>
              </w:rPr>
              <w:t>-</w:t>
            </w:r>
          </w:ins>
        </w:sdtContent>
      </w:sdt>
      <w:r>
        <w:rPr>
          <w:rFonts w:ascii="Times New Roman" w:eastAsia="Times New Roman" w:hAnsi="Times New Roman" w:cs="Times New Roman"/>
        </w:rPr>
        <w:t xml:space="preserve">authored a FEDS Note with Eirik Brandsaas, Daniel Garcia Molina, and Joseph Nichols focusing on declines in nonresidential structures (NRS) investment. In this note, we explain that the post-pandemic decline in NRS spending presents more of a puzzle than may first appear, and that actual spending is likely stronger than measured spending as a result of measurement issues. Through these experiences, I gained the </w:t>
      </w:r>
      <w:sdt>
        <w:sdtPr>
          <w:tag w:val="goog_rdk_31"/>
          <w:id w:val="-1699619912"/>
        </w:sdtPr>
        <w:sdtContent>
          <w:commentRangeStart w:id="34"/>
        </w:sdtContent>
      </w:sdt>
      <w:sdt>
        <w:sdtPr>
          <w:tag w:val="goog_rdk_32"/>
          <w:id w:val="-1897110880"/>
        </w:sdtPr>
        <w:sdtContent>
          <w:commentRangeStart w:id="35"/>
        </w:sdtContent>
      </w:sdt>
      <w:sdt>
        <w:sdtPr>
          <w:tag w:val="goog_rdk_33"/>
          <w:id w:val="-88926817"/>
        </w:sdtPr>
        <w:sdtContent>
          <w:commentRangeStart w:id="36"/>
        </w:sdtContent>
      </w:sdt>
      <w:r>
        <w:rPr>
          <w:rFonts w:ascii="Times New Roman" w:eastAsia="Times New Roman" w:hAnsi="Times New Roman" w:cs="Times New Roman"/>
        </w:rPr>
        <w:t>unique experience of working on a research topic I am passionate about</w:t>
      </w:r>
      <w:commentRangeEnd w:id="34"/>
      <w:r>
        <w:commentReference w:id="34"/>
      </w:r>
      <w:commentRangeEnd w:id="35"/>
      <w:r>
        <w:commentReference w:id="35"/>
      </w:r>
      <w:commentRangeEnd w:id="36"/>
      <w:r>
        <w:commentReference w:id="36"/>
      </w:r>
      <w:r>
        <w:rPr>
          <w:rFonts w:ascii="Times New Roman" w:eastAsia="Times New Roman" w:hAnsi="Times New Roman" w:cs="Times New Roman"/>
        </w:rPr>
        <w:t xml:space="preserve"> – housing and residential investment – through a macroeconomic lens. </w:t>
      </w:r>
    </w:p>
    <w:p w14:paraId="00000008" w14:textId="77777777" w:rsidR="00C73F1F" w:rsidRDefault="00000000">
      <w:pPr>
        <w:ind w:firstLine="720"/>
        <w:rPr>
          <w:rFonts w:ascii="Times New Roman" w:eastAsia="Times New Roman" w:hAnsi="Times New Roman" w:cs="Times New Roman"/>
        </w:rPr>
      </w:pPr>
      <w:r>
        <w:rPr>
          <w:rFonts w:ascii="Times New Roman" w:eastAsia="Times New Roman" w:hAnsi="Times New Roman" w:cs="Times New Roman"/>
        </w:rPr>
        <w:t xml:space="preserve">While I was exposed to the macroeconomic analysis of the housing market through my policy work, I continued to </w:t>
      </w:r>
      <w:sdt>
        <w:sdtPr>
          <w:tag w:val="goog_rdk_34"/>
          <w:id w:val="182247774"/>
        </w:sdtPr>
        <w:sdtContent>
          <w:commentRangeStart w:id="37"/>
        </w:sdtContent>
      </w:sdt>
      <w:sdt>
        <w:sdtPr>
          <w:tag w:val="goog_rdk_35"/>
          <w:id w:val="1169757205"/>
        </w:sdtPr>
        <w:sdtContent>
          <w:commentRangeStart w:id="38"/>
        </w:sdtContent>
      </w:sdt>
      <w:sdt>
        <w:sdtPr>
          <w:tag w:val="goog_rdk_36"/>
          <w:id w:val="-1464033920"/>
        </w:sdtPr>
        <w:sdtContent>
          <w:commentRangeStart w:id="39"/>
        </w:sdtContent>
      </w:sdt>
      <w:r>
        <w:rPr>
          <w:rFonts w:ascii="Times New Roman" w:eastAsia="Times New Roman" w:hAnsi="Times New Roman" w:cs="Times New Roman"/>
        </w:rPr>
        <w:t>inculcate</w:t>
      </w:r>
      <w:commentRangeEnd w:id="37"/>
      <w:r>
        <w:commentReference w:id="37"/>
      </w:r>
      <w:commentRangeEnd w:id="38"/>
      <w:r>
        <w:commentReference w:id="38"/>
      </w:r>
      <w:commentRangeEnd w:id="39"/>
      <w:r>
        <w:commentReference w:id="39"/>
      </w:r>
      <w:r>
        <w:rPr>
          <w:rFonts w:ascii="Times New Roman" w:eastAsia="Times New Roman" w:hAnsi="Times New Roman" w:cs="Times New Roman"/>
        </w:rPr>
        <w:t xml:space="preserve"> myself in research projects having to do with consumer finance and mortgage markets. As I head into my second year as the residential investment RA and third year at the Board, I will continue working with my section chief, Andrew </w:t>
      </w:r>
      <w:proofErr w:type="spellStart"/>
      <w:r>
        <w:rPr>
          <w:rFonts w:ascii="Times New Roman" w:eastAsia="Times New Roman" w:hAnsi="Times New Roman" w:cs="Times New Roman"/>
        </w:rPr>
        <w:t>Paciorek</w:t>
      </w:r>
      <w:proofErr w:type="spellEnd"/>
      <w:r>
        <w:rPr>
          <w:rFonts w:ascii="Times New Roman" w:eastAsia="Times New Roman" w:hAnsi="Times New Roman" w:cs="Times New Roman"/>
        </w:rPr>
        <w:t>, and economists Benjamin Keys and Will Dobbie on their project focusing on racial discrimination in the mortgage market</w:t>
      </w:r>
      <w:sdt>
        <w:sdtPr>
          <w:tag w:val="goog_rdk_37"/>
          <w:id w:val="-1238014112"/>
        </w:sdtPr>
        <w:sdtContent>
          <w:commentRangeStart w:id="40"/>
        </w:sdtContent>
      </w:sdt>
      <w:sdt>
        <w:sdtPr>
          <w:tag w:val="goog_rdk_38"/>
          <w:id w:val="949980802"/>
        </w:sdtPr>
        <w:sdtContent>
          <w:commentRangeStart w:id="41"/>
        </w:sdtContent>
      </w:sdt>
      <w:r>
        <w:rPr>
          <w:rFonts w:ascii="Times New Roman" w:eastAsia="Times New Roman" w:hAnsi="Times New Roman" w:cs="Times New Roman"/>
        </w:rPr>
        <w:t xml:space="preserve">. During this project I’ve been able to use confidential HMDA data to identify racial gaps in mortgage denials, delinquencies, and costs. </w:t>
      </w:r>
      <w:commentRangeEnd w:id="40"/>
      <w:r>
        <w:commentReference w:id="40"/>
      </w:r>
      <w:commentRangeEnd w:id="41"/>
      <w:r>
        <w:commentReference w:id="41"/>
      </w:r>
      <w:sdt>
        <w:sdtPr>
          <w:tag w:val="goog_rdk_39"/>
          <w:id w:val="-1010841124"/>
        </w:sdtPr>
        <w:sdtContent>
          <w:commentRangeStart w:id="42"/>
        </w:sdtContent>
      </w:sdt>
    </w:p>
    <w:commentRangeEnd w:id="42"/>
    <w:p w14:paraId="00000009" w14:textId="77777777" w:rsidR="00C73F1F" w:rsidRDefault="00000000">
      <w:pPr>
        <w:ind w:firstLine="720"/>
        <w:rPr>
          <w:rFonts w:ascii="Times New Roman" w:eastAsia="Times New Roman" w:hAnsi="Times New Roman" w:cs="Times New Roman"/>
        </w:rPr>
      </w:pPr>
      <w:r>
        <w:commentReference w:id="42"/>
      </w:r>
      <w:sdt>
        <w:sdtPr>
          <w:tag w:val="goog_rdk_40"/>
          <w:id w:val="1109164888"/>
        </w:sdtPr>
        <w:sdtContent>
          <w:commentRangeStart w:id="43"/>
        </w:sdtContent>
      </w:sdt>
      <w:r>
        <w:rPr>
          <w:rFonts w:ascii="Times New Roman" w:eastAsia="Times New Roman" w:hAnsi="Times New Roman" w:cs="Times New Roman"/>
        </w:rPr>
        <w:t xml:space="preserve">The other project I will continue during my final year at the Board is with Patrick Donnelly Moran focusing on the legalization of home equity lines of credit in Texas in 1998. For the last year, we have been using this policy change to compare delinquency rates and interest rates of Texas residents to those of non-Texas residents. We use a difference-in-differences framework to measure this change and find a significant difference between the reactions of securitized and portfolio loans to the change. We also employ a synthetic control framework to compare Texas to a synthetic Texas and find a robust result indicating that Texas borrowers are far more likely to be delinquent after the change than their counterparts. As a coauthor on this project, I’ve been able to contribute substantively to our analysis and methodological approach. It is also the first project I’ve been on through all parts of the research process – I saw what trial-and-error looks like with regard to model selection; got more practice working with large datasets after applying for and using both Equifax Consumer Credit Panel data and McDash mortgage data; and most importantly, learned how to collaborate productively with a coauthor to build a compelling research argument. This project has solidified my interest in economic research and allowed me to build a very strong foundation for future research experiences. </w:t>
      </w:r>
      <w:commentRangeEnd w:id="43"/>
      <w:r>
        <w:commentReference w:id="43"/>
      </w:r>
    </w:p>
    <w:p w14:paraId="0000000A" w14:textId="77777777" w:rsidR="00C73F1F" w:rsidRDefault="00000000">
      <w:pPr>
        <w:ind w:firstLine="720"/>
        <w:rPr>
          <w:rFonts w:ascii="Times New Roman" w:eastAsia="Times New Roman" w:hAnsi="Times New Roman" w:cs="Times New Roman"/>
          <w:b/>
        </w:rPr>
      </w:pPr>
      <w:r>
        <w:rPr>
          <w:rFonts w:ascii="Times New Roman" w:eastAsia="Times New Roman" w:hAnsi="Times New Roman" w:cs="Times New Roman"/>
          <w:b/>
          <w:highlight w:val="yellow"/>
        </w:rPr>
        <w:t>Paragraph about my research interests and specific faculty at school</w:t>
      </w:r>
    </w:p>
    <w:p w14:paraId="0000000B" w14:textId="77777777" w:rsidR="00C73F1F" w:rsidRDefault="00000000">
      <w:pPr>
        <w:ind w:firstLine="720"/>
        <w:rPr>
          <w:rFonts w:ascii="Times New Roman" w:eastAsia="Times New Roman" w:hAnsi="Times New Roman" w:cs="Times New Roman"/>
        </w:rPr>
      </w:pPr>
      <w:sdt>
        <w:sdtPr>
          <w:tag w:val="goog_rdk_41"/>
          <w:id w:val="-929579595"/>
        </w:sdtPr>
        <w:sdtContent>
          <w:commentRangeStart w:id="44"/>
        </w:sdtContent>
      </w:sdt>
      <w:sdt>
        <w:sdtPr>
          <w:tag w:val="goog_rdk_42"/>
          <w:id w:val="1035937058"/>
        </w:sdtPr>
        <w:sdtContent>
          <w:commentRangeStart w:id="45"/>
        </w:sdtContent>
      </w:sdt>
      <w:r>
        <w:rPr>
          <w:rFonts w:ascii="Times New Roman" w:eastAsia="Times New Roman" w:hAnsi="Times New Roman" w:cs="Times New Roman"/>
        </w:rPr>
        <w:t xml:space="preserve">I arrived at the field of economics organically – my curiosity about the world around me and passion for rigorous quantitative methods led me to economic research. This journey has been shaped by coursework and experiences as I honed my skills in modeling, data analysis, and statistical inference. My time as a research assistant at the Federal Reserve Board of Governors has allowed me to engage with cutting-edge research on monetary policy and gain a fuller understanding of what it means to be a researcher. As I embark on this next chapter of my academic journey, I am resolute in my commitment to advancing economic knowledge and addressing real-world challenges. I am excited to contribute my </w:t>
      </w:r>
      <w:r>
        <w:rPr>
          <w:rFonts w:ascii="Times New Roman" w:eastAsia="Times New Roman" w:hAnsi="Times New Roman" w:cs="Times New Roman"/>
        </w:rPr>
        <w:lastRenderedPageBreak/>
        <w:t>quantitative abilities, research acumen, and fervent curiosity to the academic community, and I believe I would be a great addition to the 2024 cohort at</w:t>
      </w:r>
      <w:commentRangeEnd w:id="44"/>
      <w:r>
        <w:commentReference w:id="44"/>
      </w:r>
      <w:commentRangeEnd w:id="45"/>
      <w:r>
        <w:commentReference w:id="45"/>
      </w:r>
      <w:r>
        <w:rPr>
          <w:rFonts w:ascii="Times New Roman" w:eastAsia="Times New Roman" w:hAnsi="Times New Roman" w:cs="Times New Roman"/>
        </w:rPr>
        <w:t xml:space="preserve"> </w:t>
      </w:r>
      <w:r>
        <w:rPr>
          <w:rFonts w:ascii="Times New Roman" w:eastAsia="Times New Roman" w:hAnsi="Times New Roman" w:cs="Times New Roman"/>
          <w:b/>
          <w:highlight w:val="yellow"/>
        </w:rPr>
        <w:t>&lt;UNIVERSITY&gt;</w:t>
      </w:r>
      <w:r>
        <w:rPr>
          <w:rFonts w:ascii="Times New Roman" w:eastAsia="Times New Roman" w:hAnsi="Times New Roman" w:cs="Times New Roman"/>
        </w:rPr>
        <w:t>.</w:t>
      </w:r>
    </w:p>
    <w:sectPr w:rsidR="00C73F1F">
      <w:headerReference w:type="default" r:id="rId10"/>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enjamin Escobar" w:date="2023-08-13T22:46:00Z" w:initials="">
    <w:p w14:paraId="00000010"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redundant form the first point</w:t>
      </w:r>
    </w:p>
  </w:comment>
  <w:comment w:id="1" w:author="Kyra Sadovi" w:date="2023-08-11T07:04:00Z" w:initials="">
    <w:p w14:paraId="00000011"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Does this make it sound like I have a math degree? Rephrase?</w:t>
      </w:r>
    </w:p>
  </w:comment>
  <w:comment w:id="2" w:author="Kyra Sadovi [2]" w:date="2023-08-13T13:32:00Z" w:initials="">
    <w:p w14:paraId="00000012"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Or: does it overstate my math abilities?</w:t>
      </w:r>
    </w:p>
  </w:comment>
  <w:comment w:id="3" w:author="Benjamin Escobar" w:date="2023-08-13T22:44:00Z" w:initials="">
    <w:p w14:paraId="00000013"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don't think it overstates but I think there's other ways to say it ("My appreciation/skill for mathematics and my family's journalism background combined to help me see the potential of economics to...etc etc" or something)</w:t>
      </w:r>
    </w:p>
  </w:comment>
  <w:comment w:id="4" w:author="Benjamin Escobar" w:date="2023-08-13T22:48:00Z" w:initials="">
    <w:p w14:paraId="0000002F"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makes it sound like you weren't good when you joined them - if you're wanting to make a point about growth, re-word, otherwise cut</w:t>
      </w:r>
    </w:p>
  </w:comment>
  <w:comment w:id="6" w:author="Kyra Sadovi" w:date="2023-08-13T23:29:00Z" w:initials="">
    <w:p w14:paraId="00000030"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how about what I added</w:t>
      </w:r>
    </w:p>
  </w:comment>
  <w:comment w:id="9" w:author="Benjamin Escobar" w:date="2023-08-14T13:06:00Z" w:initials="">
    <w:p w14:paraId="00000031"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better. maybe even "growing further" or something, just to sound more cumulative? idk</w:t>
      </w:r>
    </w:p>
  </w:comment>
  <w:comment w:id="12" w:author="Benjamin Escobar" w:date="2023-08-13T22:55:00Z" w:initials="">
    <w:p w14:paraId="00000032"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might instead say something about how teaching helped you understand the material in different ways / more on skills it gave you vs just "i like teaching"</w:t>
      </w:r>
    </w:p>
  </w:comment>
  <w:comment w:id="13" w:author="Kyra Sadovi" w:date="2023-08-13T23:32:00Z" w:initials="">
    <w:p w14:paraId="00000033"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Maybe, but the main reason I included this is to just signal (falsely) that I like teaching bc they sometimes care if you like it. Like, they sort of are looking for people who would be good profs. Do you still think i should include</w:t>
      </w:r>
    </w:p>
  </w:comment>
  <w:comment w:id="14" w:author="Benjamin Escobar" w:date="2023-08-14T13:08:00Z" w:initials="">
    <w:p w14:paraId="00000034"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If thats the case, maybe go for it even stronger like "and looked forward to further opportunities that would include teaching etc." but thats a mild change</w:t>
      </w:r>
    </w:p>
  </w:comment>
  <w:comment w:id="16" w:author="Benjamin Escobar" w:date="2023-08-13T22:58:00Z" w:initials="">
    <w:p w14:paraId="0000002B"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Maybe just me but this reads like you were unaware of how policy affects people until you were 19-20 which is lowkey alarming. cut or make a diff point</w:t>
      </w:r>
    </w:p>
  </w:comment>
  <w:comment w:id="17" w:author="Kyra Sadovi" w:date="2023-08-13T23:33:00Z" w:initials="">
    <w:p w14:paraId="0000002C"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LMAO</w:t>
      </w:r>
    </w:p>
    <w:p w14:paraId="0000002D"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Yeah fair, the point I'm trying to get across is this is where I first started caring abt consumer finance specifically but even so I feel like that's not where I wound up with policy-wise. Maybe I"ll redo this</w:t>
      </w:r>
    </w:p>
  </w:comment>
  <w:comment w:id="15" w:author="Kyra Sadovi" w:date="2023-08-13T23:35:00Z" w:initials="">
    <w:p w14:paraId="00000020"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think i'm just going to cut this completely. Doesn't provide much</w:t>
      </w:r>
    </w:p>
  </w:comment>
  <w:comment w:id="18" w:author="Benjamin Escobar" w:date="2023-08-13T23:03:00Z" w:initials="">
    <w:p w14:paraId="00000026"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If you're worried about other candidates having research exp in undergrad, I feel like there is no point in including this</w:t>
      </w:r>
    </w:p>
  </w:comment>
  <w:comment w:id="19" w:author="Benjamin Escobar" w:date="2023-08-13T23:18:00Z" w:initials="">
    <w:p w14:paraId="00000014"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in general say more about what and where instead of just "i produced this product"</w:t>
      </w:r>
    </w:p>
  </w:comment>
  <w:comment w:id="20" w:author="Benjamin Escobar" w:date="2023-08-13T23:05:00Z" w:initials="">
    <w:p w14:paraId="0000002E"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redundant</w:t>
      </w:r>
    </w:p>
  </w:comment>
  <w:comment w:id="22" w:author="Benjamin Escobar" w:date="2023-08-13T23:07:00Z" w:initials="">
    <w:p w14:paraId="00000027"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say more on how and what, give yourself as much credit for the process as possible</w:t>
      </w:r>
    </w:p>
  </w:comment>
  <w:comment w:id="23" w:author="Kyra Sadovi" w:date="2023-08-13T23:37:00Z" w:initials="">
    <w:p w14:paraId="00000028"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The thing is this part took very little work from me so I'm using impressive words to describe an unimpressive job in practice</w:t>
      </w:r>
    </w:p>
  </w:comment>
  <w:comment w:id="24" w:author="Benjamin Escobar" w:date="2023-08-14T13:12:00Z" w:initials="">
    <w:p w14:paraId="00000029"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would they be able to clock that? Sometimes i lean towards an "i know its easy but they dont, so take as many wins as possible"</w:t>
      </w:r>
    </w:p>
  </w:comment>
  <w:comment w:id="27" w:author="Benjamin Escobar" w:date="2023-08-13T23:08:00Z" w:initials="">
    <w:p w14:paraId="0000002A"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not an actual comment but this sounds like a youtuber thing haha</w:t>
      </w:r>
    </w:p>
  </w:comment>
  <w:comment w:id="25" w:author="Benjamin Escobar" w:date="2023-08-13T23:15:00Z" w:initials="">
    <w:p w14:paraId="00000019"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This feels like it could be said in a much shorter 1-2 sentence(s) if you tried</w:t>
      </w:r>
    </w:p>
  </w:comment>
  <w:comment w:id="26" w:author="Kyra Sadovi" w:date="2023-08-13T23:37:00Z" w:initials="">
    <w:p w14:paraId="0000001A"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Agreed</w:t>
      </w:r>
    </w:p>
  </w:comment>
  <w:comment w:id="28" w:author="Benjamin Escobar" w:date="2023-08-13T23:09:00Z" w:initials="">
    <w:p w14:paraId="0000000D"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again, more on how and what. give yourself credit</w:t>
      </w:r>
    </w:p>
  </w:comment>
  <w:comment w:id="29" w:author="Kyra Sadovi" w:date="2023-08-13T23:38:00Z" w:initials="">
    <w:p w14:paraId="0000000E"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The rest of the paragraph is about this -- does that not come across?</w:t>
      </w:r>
    </w:p>
  </w:comment>
  <w:comment w:id="30" w:author="Benjamin Escobar" w:date="2023-08-14T13:13:00Z" w:initials="">
    <w:p w14:paraId="0000000F"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Yes, but I think I meant like the process and not just the research skills, not just conclusions which I think its mostly talking about</w:t>
      </w:r>
    </w:p>
  </w:comment>
  <w:comment w:id="31" w:author="Kyra Sadovi" w:date="2023-08-11T07:09:00Z" w:initials="">
    <w:p w14:paraId="00000024"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Describe this better</w:t>
      </w:r>
    </w:p>
  </w:comment>
  <w:comment w:id="32" w:author="Benjamin Escobar" w:date="2023-08-13T23:11:00Z" w:initials="">
    <w:p w14:paraId="00000025"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"The memo in part examined post-pandemic construction employment trends, and the impact the sector's slow recovery had on the broader GDP..." ?</w:t>
      </w:r>
    </w:p>
  </w:comment>
  <w:comment w:id="34" w:author="Benjamin Escobar" w:date="2023-08-13T23:12:00Z" w:initials="">
    <w:p w14:paraId="00000021"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re-word this immediately. oh my god.</w:t>
      </w:r>
    </w:p>
  </w:comment>
  <w:comment w:id="35" w:author="Kyra Sadovi" w:date="2023-08-13T23:40:00Z" w:initials="">
    <w:p w14:paraId="00000022"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LMAO</w:t>
      </w:r>
    </w:p>
  </w:comment>
  <w:comment w:id="36" w:author="Kyra Sadovi" w:date="2023-08-13T23:40:00Z" w:initials="">
    <w:p w14:paraId="00000023"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no joke, what's the problem here</w:t>
      </w:r>
    </w:p>
  </w:comment>
  <w:comment w:id="37" w:author="Benjamin Escobar" w:date="2023-08-13T23:14:00Z" w:initials="">
    <w:p w14:paraId="0000001B"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unless this is common jargon why would you use this word</w:t>
      </w:r>
    </w:p>
  </w:comment>
  <w:comment w:id="38" w:author="Kyra Sadovi" w:date="2023-08-13T23:40:00Z" w:initials="">
    <w:p w14:paraId="0000001C"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bc i'm deranged</w:t>
      </w:r>
    </w:p>
  </w:comment>
  <w:comment w:id="39" w:author="Kyra Sadovi" w:date="2023-08-13T23:40:00Z" w:initials="">
    <w:p w14:paraId="0000001D"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i'll change</w:t>
      </w:r>
    </w:p>
  </w:comment>
  <w:comment w:id="40" w:author="Kyra Sadovi" w:date="2023-08-11T07:03:00Z" w:initials="">
    <w:p w14:paraId="00000017"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Need more about what I’ve learned here, ideally something re data cleaning and viz?</w:t>
      </w:r>
    </w:p>
  </w:comment>
  <w:comment w:id="41" w:author="Benjamin Escobar" w:date="2023-08-13T23:14:00Z" w:initials="">
    <w:p w14:paraId="00000018"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sure. you've hit data visualization already so also think through which examples will talk about different skills and not be repetitive</w:t>
      </w:r>
    </w:p>
  </w:comment>
  <w:comment w:id="42" w:author="Benjamin Escobar" w:date="2023-08-13T23:17:00Z" w:initials="">
    <w:p w14:paraId="0000001E"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say more about this on the comment on the last paragraph but already seeing that the thread of what you WANT to do at this school needs to start earlier instead of happening all at once at the end</w:t>
      </w:r>
    </w:p>
  </w:comment>
  <w:comment w:id="43" w:author="Kyra Sadovi [2]" w:date="2023-08-13T14:07:00Z" w:initials="">
    <w:p w14:paraId="0000001F"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BEN: don't cut too much of this</w:t>
      </w:r>
    </w:p>
  </w:comment>
  <w:comment w:id="44" w:author="Benjamin Escobar" w:date="2023-08-13T23:16:00Z" w:initials="">
    <w:p w14:paraId="00000015"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know this is kind of a placeholder but I think you need to overall say way more about what you want to do at the university, even if you go into that elsewhere in the application. Maybe thats the last paragraph but it should only be happening in the last two paragraphs</w:t>
      </w:r>
    </w:p>
  </w:comment>
  <w:comment w:id="45" w:author="Kyra Sadovi" w:date="2023-08-13T23:42:00Z" w:initials="">
    <w:p w14:paraId="00000016" w14:textId="77777777" w:rsidR="00C73F1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Ideally that'd mostly happen in the second-to-last paragraph, bc I'd write it specific to whatever university I'm applying to. "I'd like to work with these faculty members on this sort of thing"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10" w15:done="0"/>
  <w15:commentEx w15:paraId="00000011" w15:done="0"/>
  <w15:commentEx w15:paraId="00000012" w15:paraIdParent="00000011" w15:done="0"/>
  <w15:commentEx w15:paraId="00000013" w15:paraIdParent="00000011" w15:done="0"/>
  <w15:commentEx w15:paraId="0000002F" w15:done="0"/>
  <w15:commentEx w15:paraId="00000030" w15:paraIdParent="0000002F" w15:done="0"/>
  <w15:commentEx w15:paraId="00000031" w15:paraIdParent="0000002F" w15:done="0"/>
  <w15:commentEx w15:paraId="00000032" w15:done="0"/>
  <w15:commentEx w15:paraId="00000033" w15:paraIdParent="00000032" w15:done="0"/>
  <w15:commentEx w15:paraId="00000034" w15:paraIdParent="00000032" w15:done="0"/>
  <w15:commentEx w15:paraId="0000002B" w15:done="0"/>
  <w15:commentEx w15:paraId="0000002D" w15:paraIdParent="0000002B" w15:done="0"/>
  <w15:commentEx w15:paraId="00000020" w15:done="0"/>
  <w15:commentEx w15:paraId="00000026" w15:done="0"/>
  <w15:commentEx w15:paraId="00000014" w15:done="0"/>
  <w15:commentEx w15:paraId="0000002E" w15:done="0"/>
  <w15:commentEx w15:paraId="00000027" w15:done="0"/>
  <w15:commentEx w15:paraId="00000028" w15:paraIdParent="00000027" w15:done="0"/>
  <w15:commentEx w15:paraId="00000029" w15:paraIdParent="00000027" w15:done="0"/>
  <w15:commentEx w15:paraId="0000002A" w15:done="0"/>
  <w15:commentEx w15:paraId="00000019" w15:done="0"/>
  <w15:commentEx w15:paraId="0000001A" w15:paraIdParent="00000019" w15:done="0"/>
  <w15:commentEx w15:paraId="0000000D" w15:done="0"/>
  <w15:commentEx w15:paraId="0000000E" w15:paraIdParent="0000000D" w15:done="0"/>
  <w15:commentEx w15:paraId="0000000F" w15:paraIdParent="0000000D" w15:done="0"/>
  <w15:commentEx w15:paraId="00000024" w15:done="0"/>
  <w15:commentEx w15:paraId="00000025" w15:paraIdParent="00000024" w15:done="0"/>
  <w15:commentEx w15:paraId="00000021" w15:done="0"/>
  <w15:commentEx w15:paraId="00000022" w15:paraIdParent="00000021" w15:done="0"/>
  <w15:commentEx w15:paraId="00000023" w15:paraIdParent="00000021" w15:done="0"/>
  <w15:commentEx w15:paraId="0000001B" w15:done="0"/>
  <w15:commentEx w15:paraId="0000001C" w15:paraIdParent="0000001B" w15:done="0"/>
  <w15:commentEx w15:paraId="0000001D" w15:paraIdParent="0000001B" w15:done="0"/>
  <w15:commentEx w15:paraId="00000017" w15:done="0"/>
  <w15:commentEx w15:paraId="00000018" w15:paraIdParent="00000017" w15:done="0"/>
  <w15:commentEx w15:paraId="0000001E" w15:done="0"/>
  <w15:commentEx w15:paraId="0000001F" w15:done="0"/>
  <w15:commentEx w15:paraId="00000015" w15:done="0"/>
  <w15:commentEx w15:paraId="00000016" w15:paraIdParent="0000001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10" w16cid:durableId="5CA66D82"/>
  <w16cid:commentId w16cid:paraId="00000011" w16cid:durableId="755B907E"/>
  <w16cid:commentId w16cid:paraId="00000012" w16cid:durableId="70714955"/>
  <w16cid:commentId w16cid:paraId="00000013" w16cid:durableId="77A33999"/>
  <w16cid:commentId w16cid:paraId="0000002F" w16cid:durableId="3D405661"/>
  <w16cid:commentId w16cid:paraId="00000030" w16cid:durableId="2A1DDD58"/>
  <w16cid:commentId w16cid:paraId="00000031" w16cid:durableId="2C88A9C8"/>
  <w16cid:commentId w16cid:paraId="00000032" w16cid:durableId="5EC7C39C"/>
  <w16cid:commentId w16cid:paraId="00000033" w16cid:durableId="130A2921"/>
  <w16cid:commentId w16cid:paraId="00000034" w16cid:durableId="2B65EF1C"/>
  <w16cid:commentId w16cid:paraId="0000002B" w16cid:durableId="5EC98E6E"/>
  <w16cid:commentId w16cid:paraId="0000002D" w16cid:durableId="17145C71"/>
  <w16cid:commentId w16cid:paraId="00000020" w16cid:durableId="66A673F1"/>
  <w16cid:commentId w16cid:paraId="00000026" w16cid:durableId="142B340C"/>
  <w16cid:commentId w16cid:paraId="00000014" w16cid:durableId="05CB92B7"/>
  <w16cid:commentId w16cid:paraId="0000002E" w16cid:durableId="4F0A7791"/>
  <w16cid:commentId w16cid:paraId="00000027" w16cid:durableId="34BFCBA0"/>
  <w16cid:commentId w16cid:paraId="00000028" w16cid:durableId="3E73B7E8"/>
  <w16cid:commentId w16cid:paraId="00000029" w16cid:durableId="5C46B68D"/>
  <w16cid:commentId w16cid:paraId="0000002A" w16cid:durableId="1EC506E2"/>
  <w16cid:commentId w16cid:paraId="00000019" w16cid:durableId="05DADE1F"/>
  <w16cid:commentId w16cid:paraId="0000001A" w16cid:durableId="3F8F72C8"/>
  <w16cid:commentId w16cid:paraId="0000000D" w16cid:durableId="22DEC36D"/>
  <w16cid:commentId w16cid:paraId="0000000E" w16cid:durableId="5924616D"/>
  <w16cid:commentId w16cid:paraId="0000000F" w16cid:durableId="29A0122C"/>
  <w16cid:commentId w16cid:paraId="00000024" w16cid:durableId="2712DFAD"/>
  <w16cid:commentId w16cid:paraId="00000025" w16cid:durableId="06231791"/>
  <w16cid:commentId w16cid:paraId="00000021" w16cid:durableId="1E8A12B0"/>
  <w16cid:commentId w16cid:paraId="00000022" w16cid:durableId="16EA055A"/>
  <w16cid:commentId w16cid:paraId="00000023" w16cid:durableId="2663F7F5"/>
  <w16cid:commentId w16cid:paraId="0000001B" w16cid:durableId="3F445962"/>
  <w16cid:commentId w16cid:paraId="0000001C" w16cid:durableId="6194C7C9"/>
  <w16cid:commentId w16cid:paraId="0000001D" w16cid:durableId="5B48E2E4"/>
  <w16cid:commentId w16cid:paraId="00000017" w16cid:durableId="6ACA701A"/>
  <w16cid:commentId w16cid:paraId="00000018" w16cid:durableId="7B300F17"/>
  <w16cid:commentId w16cid:paraId="0000001E" w16cid:durableId="22308619"/>
  <w16cid:commentId w16cid:paraId="0000001F" w16cid:durableId="1A051C70"/>
  <w16cid:commentId w16cid:paraId="00000015" w16cid:durableId="03F9A34B"/>
  <w16cid:commentId w16cid:paraId="00000016" w16cid:durableId="503BAB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4E44E" w14:textId="77777777" w:rsidR="00E9556F" w:rsidRDefault="00E9556F">
      <w:pPr>
        <w:spacing w:after="0" w:line="240" w:lineRule="auto"/>
      </w:pPr>
      <w:r>
        <w:separator/>
      </w:r>
    </w:p>
  </w:endnote>
  <w:endnote w:type="continuationSeparator" w:id="0">
    <w:p w14:paraId="02841CDD" w14:textId="77777777" w:rsidR="00E9556F" w:rsidRDefault="00E95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E5744" w14:textId="77777777" w:rsidR="00E9556F" w:rsidRDefault="00E9556F">
      <w:pPr>
        <w:spacing w:after="0" w:line="240" w:lineRule="auto"/>
      </w:pPr>
      <w:r>
        <w:separator/>
      </w:r>
    </w:p>
  </w:footnote>
  <w:footnote w:type="continuationSeparator" w:id="0">
    <w:p w14:paraId="69F51CCD" w14:textId="77777777" w:rsidR="00E9556F" w:rsidRDefault="00E955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0C" w14:textId="77777777" w:rsidR="00C73F1F"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mc:AlternateContent>
        <mc:Choice Requires="wpg">
          <w:drawing>
            <wp:anchor distT="0" distB="0" distL="114300" distR="114300" simplePos="0" relativeHeight="251658240" behindDoc="0" locked="0" layoutInCell="1" hidden="0" allowOverlap="1" wp14:anchorId="4F44134C" wp14:editId="01A517A4">
              <wp:simplePos x="0" y="0"/>
              <wp:positionH relativeFrom="page">
                <wp:posOffset>-4761</wp:posOffset>
              </wp:positionH>
              <wp:positionV relativeFrom="page">
                <wp:posOffset>185738</wp:posOffset>
              </wp:positionV>
              <wp:extent cx="7781925" cy="282575"/>
              <wp:effectExtent l="0" t="0" r="0" b="0"/>
              <wp:wrapNone/>
              <wp:docPr id="2" name="Rectangle 2"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wps:spPr>
                      <a:xfrm>
                        <a:off x="1459800" y="3643475"/>
                        <a:ext cx="7772400" cy="273050"/>
                      </a:xfrm>
                      <a:prstGeom prst="rect">
                        <a:avLst/>
                      </a:prstGeom>
                      <a:noFill/>
                      <a:ln>
                        <a:noFill/>
                      </a:ln>
                    </wps:spPr>
                    <wps:txbx>
                      <w:txbxContent>
                        <w:p w14:paraId="7FDF5852" w14:textId="77777777" w:rsidR="00C73F1F" w:rsidRDefault="00000000">
                          <w:pPr>
                            <w:spacing w:after="0" w:line="258" w:lineRule="auto"/>
                            <w:textDirection w:val="btLr"/>
                          </w:pPr>
                          <w:r>
                            <w:rPr>
                              <w:color w:val="000000"/>
                            </w:rPr>
                            <w:t>PERSONAL/NONWORK // EXTERNAL</w:t>
                          </w:r>
                        </w:p>
                      </w:txbxContent>
                    </wps:txbx>
                    <wps:bodyPr spcFirstLastPara="1" wrap="square" lIns="254000" tIns="0" rIns="91425"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-4761</wp:posOffset>
              </wp:positionH>
              <wp:positionV relativeFrom="page">
                <wp:posOffset>185738</wp:posOffset>
              </wp:positionV>
              <wp:extent cx="7781925" cy="282575"/>
              <wp:effectExtent b="0" l="0" r="0" t="0"/>
              <wp:wrapNone/>
              <wp:docPr descr="{&quot;HashCode&quot;:810590895,&quot;Height&quot;:792.0,&quot;Width&quot;:612.0,&quot;Placement&quot;:&quot;Header&quot;,&quot;Index&quot;:&quot;Primary&quot;,&quot;Section&quot;:1,&quot;Top&quot;:0.0,&quot;Left&quot;:0.0}" id="2" name="image1.png"/>
              <a:graphic>
                <a:graphicData uri="http://schemas.openxmlformats.org/drawingml/2006/picture">
                  <pic:pic>
                    <pic:nvPicPr>
                      <pic:cNvPr descr="{&quot;HashCode&quot;:810590895,&quot;Height&quot;:792.0,&quot;Width&quot;:612.0,&quot;Placement&quot;:&quot;Header&quot;,&quot;Index&quot;:&quot;Primary&quot;,&quot;Section&quot;:1,&quot;Top&quot;:0.0,&quot;Left&quot;:0.0}" id="0" name="image1.png"/>
                      <pic:cNvPicPr preferRelativeResize="0"/>
                    </pic:nvPicPr>
                    <pic:blipFill>
                      <a:blip r:embed="rId1"/>
                      <a:srcRect/>
                      <a:stretch>
                        <a:fillRect/>
                      </a:stretch>
                    </pic:blipFill>
                    <pic:spPr>
                      <a:xfrm>
                        <a:off x="0" y="0"/>
                        <a:ext cx="7781925" cy="282575"/>
                      </a:xfrm>
                      <a:prstGeom prst="rect"/>
                      <a:ln/>
                    </pic:spPr>
                  </pic:pic>
                </a:graphicData>
              </a:graphic>
            </wp:anchor>
          </w:drawing>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F1F"/>
    <w:rsid w:val="001E5CFA"/>
    <w:rsid w:val="00C73F1F"/>
    <w:rsid w:val="00E9556F"/>
    <w:rsid w:val="00ED2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9670B6"/>
  <w15:docId w15:val="{49182C07-888A-CD43-ADD6-5030E914C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A463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63B8"/>
  </w:style>
  <w:style w:type="paragraph" w:styleId="Footer">
    <w:name w:val="footer"/>
    <w:basedOn w:val="Normal"/>
    <w:link w:val="FooterChar"/>
    <w:uiPriority w:val="99"/>
    <w:unhideWhenUsed/>
    <w:rsid w:val="00A463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63B8"/>
  </w:style>
  <w:style w:type="character" w:styleId="CommentReference">
    <w:name w:val="annotation reference"/>
    <w:basedOn w:val="DefaultParagraphFont"/>
    <w:uiPriority w:val="99"/>
    <w:semiHidden/>
    <w:unhideWhenUsed/>
    <w:rsid w:val="00EB1FE3"/>
    <w:rPr>
      <w:sz w:val="16"/>
      <w:szCs w:val="16"/>
    </w:rPr>
  </w:style>
  <w:style w:type="paragraph" w:styleId="CommentText">
    <w:name w:val="annotation text"/>
    <w:basedOn w:val="Normal"/>
    <w:link w:val="CommentTextChar"/>
    <w:uiPriority w:val="99"/>
    <w:unhideWhenUsed/>
    <w:rsid w:val="00EB1FE3"/>
    <w:pPr>
      <w:spacing w:line="240" w:lineRule="auto"/>
    </w:pPr>
    <w:rPr>
      <w:sz w:val="20"/>
      <w:szCs w:val="20"/>
    </w:rPr>
  </w:style>
  <w:style w:type="character" w:customStyle="1" w:styleId="CommentTextChar">
    <w:name w:val="Comment Text Char"/>
    <w:basedOn w:val="DefaultParagraphFont"/>
    <w:link w:val="CommentText"/>
    <w:uiPriority w:val="99"/>
    <w:rsid w:val="00EB1FE3"/>
    <w:rPr>
      <w:sz w:val="20"/>
      <w:szCs w:val="20"/>
    </w:rPr>
  </w:style>
  <w:style w:type="paragraph" w:styleId="CommentSubject">
    <w:name w:val="annotation subject"/>
    <w:basedOn w:val="CommentText"/>
    <w:next w:val="CommentText"/>
    <w:link w:val="CommentSubjectChar"/>
    <w:uiPriority w:val="99"/>
    <w:semiHidden/>
    <w:unhideWhenUsed/>
    <w:rsid w:val="00EB1FE3"/>
    <w:rPr>
      <w:b/>
      <w:bCs/>
    </w:rPr>
  </w:style>
  <w:style w:type="character" w:customStyle="1" w:styleId="CommentSubjectChar">
    <w:name w:val="Comment Subject Char"/>
    <w:basedOn w:val="CommentTextChar"/>
    <w:link w:val="CommentSubject"/>
    <w:uiPriority w:val="99"/>
    <w:semiHidden/>
    <w:rsid w:val="00EB1FE3"/>
    <w:rPr>
      <w:b/>
      <w:bCs/>
      <w:sz w:val="20"/>
      <w:szCs w:val="20"/>
    </w:rPr>
  </w:style>
  <w:style w:type="paragraph" w:styleId="ListParagraph">
    <w:name w:val="List Paragraph"/>
    <w:basedOn w:val="Normal"/>
    <w:uiPriority w:val="34"/>
    <w:qFormat/>
    <w:rsid w:val="00671F1F"/>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9l4gOvunG+qetWBdNGbOEbr/GA==">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1267</Words>
  <Characters>7224</Characters>
  <Application>Microsoft Office Word</Application>
  <DocSecurity>0</DocSecurity>
  <Lines>60</Lines>
  <Paragraphs>16</Paragraphs>
  <ScaleCrop>false</ScaleCrop>
  <Company/>
  <LinksUpToDate>false</LinksUpToDate>
  <CharactersWithSpaces>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Kyra Sadovi</dc:creator>
  <cp:lastModifiedBy>Kyra Sadovi</cp:lastModifiedBy>
  <cp:revision>3</cp:revision>
  <dcterms:created xsi:type="dcterms:W3CDTF">2023-08-03T16:24:00Z</dcterms:created>
  <dcterms:modified xsi:type="dcterms:W3CDTF">2023-08-17T18:40:00Z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c7c17792-c85e-45d1-855e-c4bdb6a0731e</vt:lpwstr>
  </property>
  <property fmtid="{D5CDD505-2E9C-101B-9397-08002B2CF9AE}" pid="3" name="MSIP_Label_020c9e8b-b879-4ade-97ac-60b9c2bff5e3_Enabled">
    <vt:lpwstr>true</vt:lpwstr>
  </property>
  <property fmtid="{D5CDD505-2E9C-101B-9397-08002B2CF9AE}" pid="4" name="MSIP_Label_020c9e8b-b879-4ade-97ac-60b9c2bff5e3_SetDate">
    <vt:lpwstr>2023-08-13T18:08:48Z</vt:lpwstr>
  </property>
  <property fmtid="{D5CDD505-2E9C-101B-9397-08002B2CF9AE}" pid="5" name="MSIP_Label_020c9e8b-b879-4ade-97ac-60b9c2bff5e3_Method">
    <vt:lpwstr>Privileged</vt:lpwstr>
  </property>
  <property fmtid="{D5CDD505-2E9C-101B-9397-08002B2CF9AE}" pid="6" name="MSIP_Label_020c9e8b-b879-4ade-97ac-60b9c2bff5e3_Name">
    <vt:lpwstr>PERSONAL-NONWORK - EXTERNAL</vt:lpwstr>
  </property>
  <property fmtid="{D5CDD505-2E9C-101B-9397-08002B2CF9AE}" pid="7" name="MSIP_Label_020c9e8b-b879-4ade-97ac-60b9c2bff5e3_SiteId">
    <vt:lpwstr>87bb2570-5c1e-4973-9c37-09257a95aeb1</vt:lpwstr>
  </property>
  <property fmtid="{D5CDD505-2E9C-101B-9397-08002B2CF9AE}" pid="8" name="MSIP_Label_020c9e8b-b879-4ade-97ac-60b9c2bff5e3_ActionId">
    <vt:lpwstr>d0a60acc-91c5-453f-ad6a-34583bc65295</vt:lpwstr>
  </property>
  <property fmtid="{D5CDD505-2E9C-101B-9397-08002B2CF9AE}" pid="9" name="MSIP_Label_020c9e8b-b879-4ade-97ac-60b9c2bff5e3_ContentBits">
    <vt:lpwstr>1</vt:lpwstr>
  </property>
</Properties>
</file>
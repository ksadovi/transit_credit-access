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u w:val="single"/>
          <w:rtl w:val="0"/>
        </w:rPr>
        <w:t xml:space="preserve">Personal, Background, and Future Goals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 first witnessed the </w:t>
      </w:r>
      <w:ins w:author="Maura Webber Sadovi" w:id="0" w:date="2023-09-23T23:35:44Z">
        <w:r w:rsidDel="00000000" w:rsidR="00000000" w:rsidRPr="00000000">
          <w:rPr>
            <w:rtl w:val="0"/>
          </w:rPr>
          <w:t xml:space="preserve">powerful </w:t>
        </w:r>
      </w:ins>
      <w:r w:rsidDel="00000000" w:rsidR="00000000" w:rsidRPr="00000000">
        <w:rPr>
          <w:rtl w:val="0"/>
        </w:rPr>
        <w:t xml:space="preserve">impact </w:t>
      </w:r>
      <w:del w:author="Maura Webber Sadovi" w:id="1" w:date="2023-09-23T23:35:47Z">
        <w:r w:rsidDel="00000000" w:rsidR="00000000" w:rsidRPr="00000000">
          <w:rPr>
            <w:rtl w:val="0"/>
          </w:rPr>
          <w:delText xml:space="preserve">of </w:delText>
        </w:r>
      </w:del>
      <w:r w:rsidDel="00000000" w:rsidR="00000000" w:rsidRPr="00000000">
        <w:rPr>
          <w:rtl w:val="0"/>
        </w:rPr>
        <w:t xml:space="preserve">economic forces </w:t>
      </w:r>
      <w:ins w:author="Maura Webber Sadovi" w:id="2" w:date="2023-09-23T23:35:52Z">
        <w:r w:rsidDel="00000000" w:rsidR="00000000" w:rsidRPr="00000000">
          <w:rPr>
            <w:rtl w:val="0"/>
          </w:rPr>
          <w:t xml:space="preserve">have </w:t>
        </w:r>
      </w:ins>
      <w:r w:rsidDel="00000000" w:rsidR="00000000" w:rsidRPr="00000000">
        <w:rPr>
          <w:rtl w:val="0"/>
        </w:rPr>
        <w:t xml:space="preserve">on communities while growing up in post-recession Chicago. From the foreclosed homes that dotted</w:t>
      </w:r>
      <w:ins w:author="Maura Webber Sadovi" w:id="3" w:date="2023-09-23T23:47:44Z">
        <w:r w:rsidDel="00000000" w:rsidR="00000000" w:rsidRPr="00000000">
          <w:rPr>
            <w:rtl w:val="0"/>
          </w:rPr>
          <w:t xml:space="preserve"> the city</w:t>
        </w:r>
      </w:ins>
      <w:del w:author="Maura Webber Sadovi" w:id="3" w:date="2023-09-23T23:47:44Z">
        <w:r w:rsidDel="00000000" w:rsidR="00000000" w:rsidRPr="00000000">
          <w:rPr>
            <w:rtl w:val="0"/>
          </w:rPr>
          <w:delText xml:space="preserve"> our neighborhood</w:delText>
        </w:r>
      </w:del>
      <w:r w:rsidDel="00000000" w:rsidR="00000000" w:rsidRPr="00000000">
        <w:rPr>
          <w:rtl w:val="0"/>
        </w:rPr>
        <w:t xml:space="preserve"> to th</w:t>
      </w:r>
      <w:ins w:author="Maura Webber Sadovi" w:id="4" w:date="2023-09-23T23:36:51Z">
        <w:r w:rsidDel="00000000" w:rsidR="00000000" w:rsidRPr="00000000">
          <w:rPr>
            <w:rtl w:val="0"/>
          </w:rPr>
          <w:t xml:space="preserve">e layoffs and </w:t>
        </w:r>
      </w:ins>
      <w:del w:author="Maura Webber Sadovi" w:id="4" w:date="2023-09-23T23:36:51Z">
        <w:r w:rsidDel="00000000" w:rsidR="00000000" w:rsidRPr="00000000">
          <w:rPr>
            <w:rtl w:val="0"/>
          </w:rPr>
          <w:delText xml:space="preserve">e layoffs </w:delText>
        </w:r>
      </w:del>
      <w:ins w:author="Maura Webber Sadovi" w:id="4" w:date="2023-09-23T23:36:51Z">
        <w:r w:rsidDel="00000000" w:rsidR="00000000" w:rsidRPr="00000000">
          <w:rPr>
            <w:rtl w:val="0"/>
          </w:rPr>
          <w:t xml:space="preserve">bankruptcies </w:t>
        </w:r>
      </w:ins>
      <w:ins w:author="Maura Webber Sadovi" w:id="5" w:date="2023-09-23T23:37:12Z">
        <w:r w:rsidDel="00000000" w:rsidR="00000000" w:rsidRPr="00000000">
          <w:rPr>
            <w:rtl w:val="0"/>
          </w:rPr>
          <w:t xml:space="preserve">that roiled the lives of </w:t>
        </w:r>
      </w:ins>
      <w:del w:author="Maura Webber Sadovi" w:id="5" w:date="2023-09-23T23:37:12Z">
        <w:r w:rsidDel="00000000" w:rsidR="00000000" w:rsidRPr="00000000">
          <w:rPr>
            <w:rtl w:val="0"/>
          </w:rPr>
          <w:delText xml:space="preserve">of </w:delText>
        </w:r>
      </w:del>
      <w:r w:rsidDel="00000000" w:rsidR="00000000" w:rsidRPr="00000000">
        <w:rPr>
          <w:rtl w:val="0"/>
        </w:rPr>
        <w:t xml:space="preserve">family</w:t>
      </w:r>
      <w:ins w:author="Maura Webber Sadovi" w:id="6" w:date="2023-09-23T23:39:16Z">
        <w:r w:rsidDel="00000000" w:rsidR="00000000" w:rsidRPr="00000000">
          <w:rPr>
            <w:rtl w:val="0"/>
          </w:rPr>
          <w:t xml:space="preserve"> members</w:t>
        </w:r>
      </w:ins>
      <w:del w:author="Maura Webber Sadovi" w:id="6" w:date="2023-09-23T23:39:16Z">
        <w:r w:rsidDel="00000000" w:rsidR="00000000" w:rsidRPr="00000000">
          <w:rPr>
            <w:rtl w:val="0"/>
          </w:rPr>
          <w:delText xml:space="preserve"> </w:delText>
        </w:r>
      </w:del>
      <w:ins w:author="Maura Webber Sadovi" w:id="6" w:date="2023-09-23T23:39:16Z">
        <w:del w:author="Maura Webber Sadovi" w:id="6" w:date="2023-09-23T23:39:16Z">
          <w:r w:rsidDel="00000000" w:rsidR="00000000" w:rsidRPr="00000000">
            <w:rPr>
              <w:rtl w:val="0"/>
            </w:rPr>
            <w:delText xml:space="preserve">member</w:delText>
          </w:r>
        </w:del>
      </w:ins>
      <w:del w:author="Maura Webber Sadovi" w:id="6" w:date="2023-09-23T23:39:16Z">
        <w:r w:rsidDel="00000000" w:rsidR="00000000" w:rsidRPr="00000000">
          <w:rPr>
            <w:rtl w:val="0"/>
          </w:rPr>
          <w:delText xml:space="preserve">members</w:delText>
        </w:r>
      </w:del>
      <w:r w:rsidDel="00000000" w:rsidR="00000000" w:rsidRPr="00000000">
        <w:rPr>
          <w:rtl w:val="0"/>
        </w:rPr>
        <w:t xml:space="preserve"> and neighbors, </w:t>
      </w:r>
      <w:ins w:author="Maura Webber Sadovi" w:id="7" w:date="2023-09-23T23:46:29Z">
        <w:r w:rsidDel="00000000" w:rsidR="00000000" w:rsidRPr="00000000">
          <w:rPr>
            <w:rtl w:val="0"/>
          </w:rPr>
          <w:t xml:space="preserve">it left an indelible impression </w:t>
        </w:r>
      </w:ins>
      <w:ins w:author="Maura Webber Sadovi" w:id="8" w:date="2023-09-23T23:46:50Z">
        <w:r w:rsidDel="00000000" w:rsidR="00000000" w:rsidRPr="00000000">
          <w:rPr>
            <w:rtl w:val="0"/>
          </w:rPr>
          <w:t xml:space="preserve"> – </w:t>
        </w:r>
      </w:ins>
      <w:del w:author="Maura Webber Sadovi" w:id="8" w:date="2023-09-23T23:46:50Z">
        <w:r w:rsidDel="00000000" w:rsidR="00000000" w:rsidRPr="00000000">
          <w:rPr>
            <w:rtl w:val="0"/>
          </w:rPr>
          <w:delText xml:space="preserve">even </w:delText>
        </w:r>
      </w:del>
      <w:ins w:author="Maura Webber Sadovi" w:id="8" w:date="2023-09-23T23:46:50Z">
        <w:r w:rsidDel="00000000" w:rsidR="00000000" w:rsidRPr="00000000">
          <w:rPr>
            <w:rtl w:val="0"/>
          </w:rPr>
          <w:t xml:space="preserve">and ultimately led me</w:t>
        </w:r>
      </w:ins>
      <w:del w:author="Maura Webber Sadovi" w:id="8" w:date="2023-09-23T23:46:50Z">
        <w:r w:rsidDel="00000000" w:rsidR="00000000" w:rsidRPr="00000000">
          <w:rPr>
            <w:rtl w:val="0"/>
          </w:rPr>
          <w:delText xml:space="preserve">a</w:delText>
        </w:r>
      </w:del>
      <w:del w:author="Maura Webber Sadovi" w:id="9" w:date="2023-09-23T23:47:14Z">
        <w:r w:rsidDel="00000000" w:rsidR="00000000" w:rsidRPr="00000000">
          <w:rPr>
            <w:rtl w:val="0"/>
          </w:rPr>
          <w:delText xml:space="preserve">s a</w:delText>
        </w:r>
        <w:r w:rsidDel="00000000" w:rsidR="00000000" w:rsidRPr="00000000">
          <w:rPr>
            <w:rtl w:val="0"/>
          </w:rPr>
          <w:delText xml:space="preserve"> child</w:delText>
        </w:r>
        <w:r w:rsidDel="00000000" w:rsidR="00000000" w:rsidRPr="00000000">
          <w:rPr>
            <w:rtl w:val="0"/>
          </w:rPr>
          <w:delText xml:space="preserve"> it was impossible not to</w:delText>
        </w:r>
      </w:del>
      <w:r w:rsidDel="00000000" w:rsidR="00000000" w:rsidRPr="00000000">
        <w:rPr>
          <w:rtl w:val="0"/>
        </w:rPr>
        <w:t xml:space="preserve"> </w:t>
      </w:r>
      <w:del w:author="Maura Webber Sadovi" w:id="10" w:date="2023-09-23T23:47:23Z">
        <w:r w:rsidDel="00000000" w:rsidR="00000000" w:rsidRPr="00000000">
          <w:rPr>
            <w:rtl w:val="0"/>
          </w:rPr>
          <w:delText xml:space="preserve">star</w:delText>
        </w:r>
      </w:del>
      <w:r w:rsidDel="00000000" w:rsidR="00000000" w:rsidRPr="00000000">
        <w:rPr>
          <w:rtl w:val="0"/>
        </w:rPr>
        <w:t xml:space="preserve">t </w:t>
      </w:r>
      <w:ins w:author="Maura Webber Sadovi" w:id="11" w:date="2023-09-23T23:47:26Z">
        <w:r w:rsidDel="00000000" w:rsidR="00000000" w:rsidRPr="00000000">
          <w:rPr>
            <w:rtl w:val="0"/>
          </w:rPr>
          <w:t xml:space="preserve">to start </w:t>
        </w:r>
      </w:ins>
      <w:r w:rsidDel="00000000" w:rsidR="00000000" w:rsidRPr="00000000">
        <w:rPr>
          <w:rtl w:val="0"/>
        </w:rPr>
        <w:t xml:space="preserve">ask</w:t>
      </w:r>
      <w:ins w:author="Maura Webber Sadovi" w:id="12" w:date="2023-09-23T23:48:23Z">
        <w:r w:rsidDel="00000000" w:rsidR="00000000" w:rsidRPr="00000000">
          <w:rPr>
            <w:rtl w:val="0"/>
          </w:rPr>
          <w:t xml:space="preserve">ing</w:t>
        </w:r>
      </w:ins>
      <w:del w:author="Maura Webber Sadovi" w:id="12" w:date="2023-09-23T23:48:23Z">
        <w:r w:rsidDel="00000000" w:rsidR="00000000" w:rsidRPr="00000000">
          <w:rPr>
            <w:rtl w:val="0"/>
          </w:rPr>
          <w:delText xml:space="preserve">ing</w:delText>
        </w:r>
      </w:del>
      <w:r w:rsidDel="00000000" w:rsidR="00000000" w:rsidRPr="00000000">
        <w:rPr>
          <w:rtl w:val="0"/>
        </w:rPr>
        <w:t xml:space="preserve"> questions about what drove those trends. As a research assistant at the Board of Governors of the Federal Reserve, I have seen how empirical analysis and economic models can answer </w:t>
      </w:r>
      <w:ins w:author="Maura Webber Sadovi" w:id="13" w:date="2023-09-23T23:50:19Z">
        <w:r w:rsidDel="00000000" w:rsidR="00000000" w:rsidRPr="00000000">
          <w:rPr>
            <w:rtl w:val="0"/>
          </w:rPr>
          <w:t xml:space="preserve">some of </w:t>
        </w:r>
      </w:ins>
      <w:r w:rsidDel="00000000" w:rsidR="00000000" w:rsidRPr="00000000">
        <w:rPr>
          <w:rtl w:val="0"/>
        </w:rPr>
        <w:t xml:space="preserve">the questions</w:t>
      </w:r>
      <w:ins w:author="Maura Webber Sadovi" w:id="14" w:date="2023-09-23T23:45:49Z">
        <w:r w:rsidDel="00000000" w:rsidR="00000000" w:rsidRPr="00000000">
          <w:rPr>
            <w:rtl w:val="0"/>
          </w:rPr>
          <w:t xml:space="preserve"> as well as to yield solutions.</w:t>
        </w:r>
      </w:ins>
      <w:del w:author="Maura Webber Sadovi" w:id="14" w:date="2023-09-23T23:45:49Z">
        <w:r w:rsidDel="00000000" w:rsidR="00000000" w:rsidRPr="00000000">
          <w:rPr>
            <w:rtl w:val="0"/>
          </w:rPr>
          <w:delText xml:space="preserve"> I had</w:delText>
        </w:r>
      </w:del>
      <w:r w:rsidDel="00000000" w:rsidR="00000000" w:rsidRPr="00000000">
        <w:rPr>
          <w:rtl w:val="0"/>
        </w:rPr>
        <w:t xml:space="preserve">. Now, inspired by my coursework, my experiences working on economic research, and my personal experiences living in Chicago and Washington, D.C.</w:t>
      </w:r>
      <w:del w:author="Maura Webber Sadovi" w:id="15" w:date="2023-09-23T23:51:28Z">
        <w:r w:rsidDel="00000000" w:rsidR="00000000" w:rsidRPr="00000000">
          <w:rPr>
            <w:rtl w:val="0"/>
          </w:rPr>
          <w:delText xml:space="preserve">, </w:delText>
        </w:r>
      </w:del>
      <w:ins w:author="Maura Webber Sadovi" w:id="15" w:date="2023-09-23T23:51:28Z">
        <w:del w:author="Maura Webber Sadovi" w:id="15" w:date="2023-09-23T23:51:28Z">
          <w:r w:rsidDel="00000000" w:rsidR="00000000" w:rsidRPr="00000000">
            <w:rPr>
              <w:rtl w:val="0"/>
            </w:rPr>
            <w:delText xml:space="preserve">my goal</w:delText>
          </w:r>
        </w:del>
      </w:ins>
      <w:del w:author="Maura Webber Sadovi" w:id="15" w:date="2023-09-23T23:51:28Z">
        <w:r w:rsidDel="00000000" w:rsidR="00000000" w:rsidRPr="00000000">
          <w:rPr>
            <w:rtl w:val="0"/>
          </w:rPr>
          <w:delText xml:space="preserve">I</w:delText>
        </w:r>
      </w:del>
      <w:del w:author="Maura Webber Sadovi" w:id="16" w:date="2023-09-23T23:51:59Z">
        <w:r w:rsidDel="00000000" w:rsidR="00000000" w:rsidRPr="00000000">
          <w:rPr>
            <w:rtl w:val="0"/>
          </w:rPr>
          <w:delText xml:space="preserve"> aim </w:delText>
        </w:r>
      </w:del>
      <w:ins w:author="Maura Webber Sadovi" w:id="17" w:date="2023-09-23T23:52:11Z">
        <w:r w:rsidDel="00000000" w:rsidR="00000000" w:rsidRPr="00000000">
          <w:rPr>
            <w:rtl w:val="0"/>
          </w:rPr>
          <w:t xml:space="preserve"> I aim </w:t>
        </w:r>
      </w:ins>
      <w:r w:rsidDel="00000000" w:rsidR="00000000" w:rsidRPr="00000000">
        <w:rPr>
          <w:rtl w:val="0"/>
        </w:rPr>
        <w:t xml:space="preserve">to become a research economist in applied microeconomics with a special interest in urban economics and housing.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Intellectual Merit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have been a research assistant (RA) at the Board of Governors of the Federal Reserve in the division of Research and Statistics since June 2021. I work in a section charged with coordinating the Fed staff’s view of economic growth, including consumer spending, business investment, and housing. In addition to my policy work, I work closely with Board economists on state-of-the-art economic research to tackle issues related to household finance and monetary policy. Now in my final year at the Board, I am an important contributor to two research projects I will continue through the end of my tenure.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del w:author="Maura Webber Sadovi" w:id="20" w:date="2023-09-24T00:09:28Z"/>
        </w:rPr>
      </w:pPr>
      <w:r w:rsidDel="00000000" w:rsidR="00000000" w:rsidRPr="00000000">
        <w:rPr>
          <w:rtl w:val="0"/>
        </w:rPr>
        <w:t xml:space="preserve">The first project I</w:t>
      </w:r>
      <w:ins w:author="Maura Webber Sadovi" w:id="18" w:date="2023-09-24T00:09:21Z">
        <w:r w:rsidDel="00000000" w:rsidR="00000000" w:rsidRPr="00000000">
          <w:rPr>
            <w:rtl w:val="0"/>
          </w:rPr>
          <w:t xml:space="preserve"> am</w:t>
        </w:r>
      </w:ins>
      <w:r w:rsidDel="00000000" w:rsidR="00000000" w:rsidRPr="00000000">
        <w:rPr>
          <w:rtl w:val="0"/>
        </w:rPr>
        <w:t xml:space="preserve"> continu</w:t>
      </w:r>
      <w:ins w:author="Maura Webber Sadovi" w:id="19" w:date="2023-09-24T00:09:23Z">
        <w:r w:rsidDel="00000000" w:rsidR="00000000" w:rsidRPr="00000000">
          <w:rPr>
            <w:rtl w:val="0"/>
          </w:rPr>
          <w:t xml:space="preserve">ing</w:t>
        </w:r>
      </w:ins>
      <w:del w:author="Maura Webber Sadovi" w:id="19" w:date="2023-09-24T00:09:23Z">
        <w:r w:rsidDel="00000000" w:rsidR="00000000" w:rsidRPr="00000000">
          <w:rPr>
            <w:rtl w:val="0"/>
          </w:rPr>
          <w:delText xml:space="preserve">e</w:delText>
        </w:r>
      </w:del>
      <w:r w:rsidDel="00000000" w:rsidR="00000000" w:rsidRPr="00000000">
        <w:rPr>
          <w:rtl w:val="0"/>
        </w:rPr>
        <w:t xml:space="preserve"> during my final year at the Fed is with Board economist Patrick</w:t>
      </w:r>
      <w:ins w:author="Maura Webber Sadovi" w:id="20" w:date="2023-09-24T00:09:28Z">
        <w:r w:rsidDel="00000000" w:rsidR="00000000" w:rsidRPr="00000000">
          <w:rPr>
            <w:rtl w:val="0"/>
          </w:rPr>
          <w:t xml:space="preserve"> </w:t>
        </w:r>
      </w:ins>
      <w:del w:author="Maura Webber Sadovi" w:id="20" w:date="2023-09-24T00:09:28Z">
        <w:r w:rsidDel="00000000" w:rsidR="00000000" w:rsidRPr="00000000">
          <w:rPr>
            <w:rtl w:val="0"/>
          </w:rPr>
        </w:r>
      </w:del>
    </w:p>
    <w:p w:rsidR="00000000" w:rsidDel="00000000" w:rsidP="00000000" w:rsidRDefault="00000000" w:rsidRPr="00000000" w14:paraId="0000000A">
      <w:pPr>
        <w:rPr/>
      </w:pPr>
      <w:r w:rsidDel="00000000" w:rsidR="00000000" w:rsidRPr="00000000">
        <w:rPr>
          <w:rtl w:val="0"/>
        </w:rPr>
        <w:t xml:space="preserve">Donnelly Moran. We measure the effect of home equity loans (HE loans) on mortgage delinquencies and interest rates using the legalization of HE loans in Texas in 1998. As a coauthor on this project, I have taken a leading role in developing the econometric methodology and interpreting the results from that analysis. I write, maintain, and interpret the statistical methods used in the paper, including a difference-in-differences estimator and synthetic control methods. I have seen what trial-and-error looks like regarding model selection; gotten more practice working with large datasets after applying for and using</w:t>
      </w:r>
    </w:p>
    <w:p w:rsidR="00000000" w:rsidDel="00000000" w:rsidP="00000000" w:rsidRDefault="00000000" w:rsidRPr="00000000" w14:paraId="0000000B">
      <w:pPr>
        <w:rPr/>
      </w:pPr>
      <w:r w:rsidDel="00000000" w:rsidR="00000000" w:rsidRPr="00000000">
        <w:rPr>
          <w:rtl w:val="0"/>
        </w:rPr>
        <w:t xml:space="preserve">both Equifax Consumer Credit Panel data and McDash mortgage data; and learned how to work collaboratively with a coauthor.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second project (with my supervisor, Andrew Paciorek, and professors Benjamin Keys and</w:t>
      </w:r>
    </w:p>
    <w:p w:rsidR="00000000" w:rsidDel="00000000" w:rsidP="00000000" w:rsidRDefault="00000000" w:rsidRPr="00000000" w14:paraId="0000000E">
      <w:pPr>
        <w:rPr/>
      </w:pPr>
      <w:r w:rsidDel="00000000" w:rsidR="00000000" w:rsidRPr="00000000">
        <w:rPr>
          <w:rtl w:val="0"/>
        </w:rPr>
        <w:t xml:space="preserve">Will Dobbie) uses new sources of data and new techniques to examine how credit scores are used in the residential mortgage market, with a particular focus on the implications for racial and ethnic minorities. I’ve been intrigued by the mortgage market since undergrad due to its pivotal role in wealth-building and its well-known relationship with inequality, particularly because of discrimination (e.g., redlining). The results of the project find that lenders have been increasingly reliant on credit score thresholds, which incompletely measure default risk across groups. Low-income and minority applicants are disproportionately impacted by this trend, leading to more “seemingly random” loan decisions for these</w:t>
      </w:r>
    </w:p>
    <w:p w:rsidR="00000000" w:rsidDel="00000000" w:rsidP="00000000" w:rsidRDefault="00000000" w:rsidRPr="00000000" w14:paraId="0000000F">
      <w:pPr>
        <w:rPr/>
      </w:pPr>
      <w:r w:rsidDel="00000000" w:rsidR="00000000" w:rsidRPr="00000000">
        <w:rPr>
          <w:rtl w:val="0"/>
        </w:rPr>
        <w:t xml:space="preserve">applicants over time. These two projects, together with my previous background, have cemented my desire to earn a Ph.D. in economics and to pursue a career in research.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Beyond working on academic research, I have also contributed to important economic and</w:t>
      </w:r>
    </w:p>
    <w:p w:rsidR="00000000" w:rsidDel="00000000" w:rsidP="00000000" w:rsidRDefault="00000000" w:rsidRPr="00000000" w14:paraId="00000012">
      <w:pPr>
        <w:rPr/>
      </w:pPr>
      <w:r w:rsidDel="00000000" w:rsidR="00000000" w:rsidRPr="00000000">
        <w:rPr>
          <w:rtl w:val="0"/>
        </w:rPr>
        <w:t xml:space="preserve">monetary policy products at the Fed. My first-year position involved in working with a series of</w:t>
      </w:r>
    </w:p>
    <w:p w:rsidR="00000000" w:rsidDel="00000000" w:rsidP="00000000" w:rsidRDefault="00000000" w:rsidRPr="00000000" w14:paraId="00000013">
      <w:pPr>
        <w:rPr/>
      </w:pPr>
      <w:r w:rsidDel="00000000" w:rsidR="00000000" w:rsidRPr="00000000">
        <w:rPr>
          <w:rtl w:val="0"/>
        </w:rPr>
        <w:t xml:space="preserve">experienced economists to coordinate the large and complex forecasting apparatus at the Fed. This high-stakes role involved communicating with the division director and other division heads at the Fed, and required great skill at time management, communication, and precision. Indeed, this position is so intensive it is only a one-year position.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rotated into the housing RA position for the subsequent two years. In this role, I support the</w:t>
      </w:r>
    </w:p>
    <w:p w:rsidR="00000000" w:rsidDel="00000000" w:rsidP="00000000" w:rsidRDefault="00000000" w:rsidRPr="00000000" w14:paraId="00000016">
      <w:pPr>
        <w:rPr/>
      </w:pPr>
      <w:r w:rsidDel="00000000" w:rsidR="00000000" w:rsidRPr="00000000">
        <w:rPr>
          <w:rtl w:val="0"/>
        </w:rPr>
        <w:t xml:space="preserve">economists working on understanding developments in the housing market and the nonresidential construction sector. A major achievement during this time was working with an economist in my section, Eirik Brandsaas, to create DuBoisPlots.jl, a data visualization package in Julia which creates charts in the style of W. E. B. DuBois’s 1900 Paris Exposition figures. I went on to present the package at JuliaCon 2022. Capping off my time as the housing RA, I co-authored a public research note with Brandsaas, Daniel Garcia Molina, and Joseph Nichols. In the note, we explain that the post-pandemic decline in nonresidential structures spending is misleading, and that actual spending is likely stronger than</w:t>
      </w:r>
    </w:p>
    <w:p w:rsidR="00000000" w:rsidDel="00000000" w:rsidP="00000000" w:rsidRDefault="00000000" w:rsidRPr="00000000" w14:paraId="00000017">
      <w:pPr>
        <w:rPr/>
      </w:pPr>
      <w:r w:rsidDel="00000000" w:rsidR="00000000" w:rsidRPr="00000000">
        <w:rPr>
          <w:rtl w:val="0"/>
        </w:rPr>
        <w:t xml:space="preserve">measured.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Prior to my research experiences at the Federal Reserve, I wrote two in-depth papers for upper-level economics courses. The first paper was for my senior-year course on machine learning in economics. I leveraged public mortgage data to measure racial discrimination in mortgage lending using machine-learning methods. I found the process both academically intriguing and personally fulfilling – not only was I engaging with interesting literature on mortgage discrimination, but I was also working on a topic I care about deeply having grown up in an historically segregated city.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second paper focused on the effects of the 2008 Medicaid expansion in Oregon for Professor Eun Yi Chung. The paper measures the effect of health insurance access on healthcare outcomes, finding that insurance coverage improves long-term health and increases the likelihood of consistent medical care. Through the process of writing this paper, I learned about quantitative policy analysis and causal inference using a randomized experiment. These experiences were my first introduction to independent</w:t>
      </w:r>
    </w:p>
    <w:p w:rsidR="00000000" w:rsidDel="00000000" w:rsidP="00000000" w:rsidRDefault="00000000" w:rsidRPr="00000000" w14:paraId="0000001C">
      <w:pPr>
        <w:rPr/>
      </w:pPr>
      <w:r w:rsidDel="00000000" w:rsidR="00000000" w:rsidRPr="00000000">
        <w:rPr>
          <w:rtl w:val="0"/>
        </w:rPr>
        <w:t xml:space="preserve">economic research and moved me to pursue research professionally.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for my training in economics and mathematics, I graduated cum laude from the University of Illinois at Urbana-Champaign with degrees in Econometrics</w:t>
      </w:r>
      <w:ins w:author="Maura Webber Sadovi" w:id="21" w:date="2023-09-24T00:10:22Z">
        <w:r w:rsidDel="00000000" w:rsidR="00000000" w:rsidRPr="00000000">
          <w:rPr>
            <w:rtl w:val="0"/>
          </w:rPr>
          <w:t xml:space="preserve"> and</w:t>
        </w:r>
      </w:ins>
      <w:del w:author="Maura Webber Sadovi" w:id="21" w:date="2023-09-24T00:10:22Z">
        <w:r w:rsidDel="00000000" w:rsidR="00000000" w:rsidRPr="00000000">
          <w:rPr>
            <w:rtl w:val="0"/>
          </w:rPr>
          <w:delText xml:space="preserve"> </w:delText>
        </w:r>
      </w:del>
      <w:ins w:author="Maura Webber Sadovi" w:id="21" w:date="2023-09-24T00:10:22Z">
        <w:r w:rsidDel="00000000" w:rsidR="00000000" w:rsidRPr="00000000">
          <w:rPr>
            <w:rtl w:val="0"/>
          </w:rPr>
          <w:t xml:space="preserve"> </w:t>
        </w:r>
      </w:ins>
      <w:del w:author="Maura Webber Sadovi" w:id="21" w:date="2023-09-24T00:10:22Z">
        <w:r w:rsidDel="00000000" w:rsidR="00000000" w:rsidRPr="00000000">
          <w:rPr>
            <w:rtl w:val="0"/>
          </w:rPr>
          <w:delText xml:space="preserve">&amp;amp;</w:delText>
        </w:r>
      </w:del>
      <w:r w:rsidDel="00000000" w:rsidR="00000000" w:rsidRPr="00000000">
        <w:rPr>
          <w:rtl w:val="0"/>
        </w:rPr>
        <w:t xml:space="preserve"> Quantitative Economics (B.S.) and Political Science (B.A.). My coursework included multivariable calculus, linear algebra, micro- and macroeconomic theory, and multiple econometrics and statistics classes. I particularly enjoyed my intermediate macroeconomics course, which I went on to staff as a teaching assistant the year after I took it. As I gained more control over my course load as a junior and senior, I enrolled myself in courses like the econometrics of policy analysis and applied machine learning in economics. I have also taken a graduate-level course in real analysis at Johns Hopkins University while working full time. These classes</w:t>
      </w:r>
    </w:p>
    <w:p w:rsidR="00000000" w:rsidDel="00000000" w:rsidP="00000000" w:rsidRDefault="00000000" w:rsidRPr="00000000" w14:paraId="0000001F">
      <w:pPr>
        <w:rPr/>
      </w:pPr>
      <w:r w:rsidDel="00000000" w:rsidR="00000000" w:rsidRPr="00000000">
        <w:rPr>
          <w:rtl w:val="0"/>
        </w:rPr>
        <w:t xml:space="preserve">equipped me with the tools to evaluate applied research questions and sparked my interest in consumer finance and housing.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Broader Impacts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del w:author="Maura Webber Sadovi" w:id="22" w:date="2023-09-24T00:21:07Z"/>
        </w:rPr>
      </w:pPr>
      <w:del w:author="Maura Webber Sadovi" w:id="22" w:date="2023-09-24T00:21:07Z">
        <w:r w:rsidDel="00000000" w:rsidR="00000000" w:rsidRPr="00000000">
          <w:rPr>
            <w:rtl w:val="0"/>
          </w:rPr>
          <w:delText xml:space="preserve">A large part of my interest in economic research stems from my </w:delText>
        </w:r>
      </w:del>
      <w:ins w:author="Maura Webber Sadovi" w:id="23" w:date="2023-09-24T00:18:34Z">
        <w:del w:author="Maura Webber Sadovi" w:id="22" w:date="2023-09-24T00:21:07Z">
          <w:r w:rsidDel="00000000" w:rsidR="00000000" w:rsidRPr="00000000">
            <w:rPr>
              <w:rtl w:val="0"/>
            </w:rPr>
            <w:delText xml:space="preserve">observations of</w:delText>
          </w:r>
        </w:del>
      </w:ins>
      <w:del w:author="Maura Webber Sadovi" w:id="22" w:date="2023-09-24T00:21:07Z">
        <w:r w:rsidDel="00000000" w:rsidR="00000000" w:rsidRPr="00000000">
          <w:rPr>
            <w:rtl w:val="0"/>
          </w:rPr>
          <w:delText xml:space="preserve">experience observing c</w:delText>
        </w:r>
        <w:r w:rsidDel="00000000" w:rsidR="00000000" w:rsidRPr="00000000">
          <w:rPr>
            <w:rtl w:val="0"/>
          </w:rPr>
          <w:delText xml:space="preserve">hanges in my </w:delText>
        </w:r>
      </w:del>
      <w:ins w:author="Maura Webber Sadovi" w:id="24" w:date="2023-09-24T00:18:57Z">
        <w:del w:author="Maura Webber Sadovi" w:id="22" w:date="2023-09-24T00:21:07Z">
          <w:r w:rsidDel="00000000" w:rsidR="00000000" w:rsidRPr="00000000">
            <w:rPr>
              <w:rtl w:val="0"/>
            </w:rPr>
            <w:delText xml:space="preserve">how the Great Recession played out very differently and had an uneven impact on different parts of Chicago, which </w:delText>
          </w:r>
        </w:del>
      </w:ins>
      <w:del w:author="Maura Webber Sadovi" w:id="22" w:date="2023-09-24T00:21:07Z">
        <w:r w:rsidDel="00000000" w:rsidR="00000000" w:rsidRPr="00000000">
          <w:rPr>
            <w:rtl w:val="0"/>
          </w:rPr>
          <w:delText xml:space="preserve">Chicago community after the Great Recession. Experiencing how the economic crisis had an unequal impact on different parts of the city </w:delText>
        </w:r>
        <w:r w:rsidDel="00000000" w:rsidR="00000000" w:rsidRPr="00000000">
          <w:rPr>
            <w:rtl w:val="0"/>
          </w:rPr>
          <w:delText xml:space="preserve">ingrained in me a passion for advocacy and public service. These values have informed and are reflected in </w:delText>
        </w:r>
      </w:del>
      <w:ins w:author="Maura Webber Sadovi" w:id="22" w:date="2023-09-24T00:21:07Z">
        <w:del w:author="Maura Webber Sadovi" w:id="22" w:date="2023-09-24T00:21:07Z">
          <w:r w:rsidDel="00000000" w:rsidR="00000000" w:rsidRPr="00000000">
            <w:rPr>
              <w:rtl w:val="0"/>
            </w:rPr>
            <w:delText xml:space="preserve">the choices I have made in my career path to date, </w:delText>
          </w:r>
        </w:del>
      </w:ins>
      <w:del w:author="Maura Webber Sadovi" w:id="22" w:date="2023-09-24T00:21:07Z">
        <w:r w:rsidDel="00000000" w:rsidR="00000000" w:rsidRPr="00000000">
          <w:rPr>
            <w:rtl w:val="0"/>
          </w:rPr>
          <w:delText xml:space="preserve">my w</w:delText>
        </w:r>
        <w:r w:rsidDel="00000000" w:rsidR="00000000" w:rsidRPr="00000000">
          <w:rPr>
            <w:rtl w:val="0"/>
          </w:rPr>
          <w:delText xml:space="preserve">ork</w:delText>
        </w:r>
      </w:del>
      <w:ins w:author="Maura Webber Sadovi" w:id="25" w:date="2023-09-24T00:21:24Z">
        <w:del w:author="Maura Webber Sadovi" w:id="22" w:date="2023-09-24T00:21:07Z">
          <w:r w:rsidDel="00000000" w:rsidR="00000000" w:rsidRPr="00000000">
            <w:rPr>
              <w:rtl w:val="0"/>
            </w:rPr>
            <w:delText xml:space="preserve">,</w:delText>
          </w:r>
        </w:del>
      </w:ins>
      <w:del w:author="Maura Webber Sadovi" w:id="22" w:date="2023-09-24T00:21:07Z">
        <w:r w:rsidDel="00000000" w:rsidR="00000000" w:rsidRPr="00000000">
          <w:rPr>
            <w:rtl w:val="0"/>
          </w:rPr>
          <w:delText xml:space="preserve"> experience, </w:delText>
        </w:r>
        <w:r w:rsidDel="00000000" w:rsidR="00000000" w:rsidRPr="00000000">
          <w:rPr>
            <w:rtl w:val="0"/>
          </w:rPr>
          <w:delText xml:space="preserve">personal life, and future research plans.</w:delText>
        </w:r>
      </w:del>
    </w:p>
    <w:p w:rsidR="00000000" w:rsidDel="00000000" w:rsidP="00000000" w:rsidRDefault="00000000" w:rsidRPr="00000000" w14:paraId="00000024">
      <w:pPr>
        <w:rPr>
          <w:del w:author="Maura Webber Sadovi" w:id="22" w:date="2023-09-24T00:21:07Z"/>
        </w:rPr>
      </w:pPr>
      <w:del w:author="Maura Webber Sadovi" w:id="22" w:date="2023-09-24T00:21:07Z">
        <w:r w:rsidDel="00000000" w:rsidR="00000000" w:rsidRPr="00000000">
          <w:rPr>
            <w:rtl w:val="0"/>
          </w:rPr>
        </w:r>
      </w:del>
    </w:p>
    <w:p w:rsidR="00000000" w:rsidDel="00000000" w:rsidP="00000000" w:rsidRDefault="00000000" w:rsidRPr="00000000" w14:paraId="00000025">
      <w:pPr>
        <w:rPr>
          <w:del w:author="Maura Webber Sadovi" w:id="22" w:date="2023-09-24T00:21:07Z"/>
        </w:rPr>
      </w:pPr>
      <w:del w:author="Maura Webber Sadovi" w:id="22" w:date="2023-09-24T00:21:07Z">
        <w:r w:rsidDel="00000000" w:rsidR="00000000" w:rsidRPr="00000000">
          <w:rPr>
            <w:rtl w:val="0"/>
          </w:rPr>
          <w:delText xml:space="preserve">I grew up on the North</w:delText>
        </w:r>
        <w:r w:rsidDel="00000000" w:rsidR="00000000" w:rsidRPr="00000000">
          <w:rPr>
            <w:rtl w:val="0"/>
          </w:rPr>
          <w:delText xml:space="preserve"> </w:delText>
        </w:r>
        <w:r w:rsidDel="00000000" w:rsidR="00000000" w:rsidRPr="00000000">
          <w:rPr>
            <w:rtl w:val="0"/>
          </w:rPr>
          <w:delText xml:space="preserve">side of Chicago, just a few blocks from where my grandmother</w:delText>
        </w:r>
      </w:del>
    </w:p>
    <w:p w:rsidR="00000000" w:rsidDel="00000000" w:rsidP="00000000" w:rsidRDefault="00000000" w:rsidRPr="00000000" w14:paraId="00000026">
      <w:pPr>
        <w:rPr>
          <w:del w:author="Maura Webber Sadovi" w:id="22" w:date="2023-09-24T00:21:07Z"/>
        </w:rPr>
      </w:pPr>
      <w:del w:author="Maura Webber Sadovi" w:id="22" w:date="2023-09-24T00:21:07Z">
        <w:r w:rsidDel="00000000" w:rsidR="00000000" w:rsidRPr="00000000">
          <w:rPr>
            <w:rtl w:val="0"/>
          </w:rPr>
          <w:delText xml:space="preserve">immigrated and raised my father. My childhood was filled with oral histories about how the</w:delText>
        </w:r>
      </w:del>
    </w:p>
    <w:p w:rsidR="00000000" w:rsidDel="00000000" w:rsidP="00000000" w:rsidRDefault="00000000" w:rsidRPr="00000000" w14:paraId="00000027">
      <w:pPr>
        <w:rPr/>
      </w:pPr>
      <w:del w:author="Maura Webber Sadovi" w:id="22" w:date="2023-09-24T00:21:07Z">
        <w:r w:rsidDel="00000000" w:rsidR="00000000" w:rsidRPr="00000000">
          <w:rPr>
            <w:rtl w:val="0"/>
          </w:rPr>
          <w:delText xml:space="preserve">neighborhood and the city had changed over the decades, as told by my journalist father who knows the area like the back of his hand. Unbeknownst to me at that young age</w:delText>
        </w:r>
        <w:r w:rsidDel="00000000" w:rsidR="00000000" w:rsidRPr="00000000">
          <w:rPr>
            <w:rtl w:val="0"/>
          </w:rPr>
          <w:delText xml:space="preserve"> (and likely to my father as well)</w:delText>
        </w:r>
        <w:r w:rsidDel="00000000" w:rsidR="00000000" w:rsidRPr="00000000">
          <w:rPr>
            <w:rtl w:val="0"/>
          </w:rPr>
          <w:delText xml:space="preserve">, this was my first introduction to urban economics. The practice of noting how infrastructure </w:delText>
        </w:r>
        <w:r w:rsidDel="00000000" w:rsidR="00000000" w:rsidRPr="00000000">
          <w:rPr>
            <w:rtl w:val="0"/>
          </w:rPr>
          <w:delText xml:space="preserve">improvements </w:delText>
        </w:r>
      </w:del>
      <w:ins w:author="Maura Webber Sadovi" w:id="26" w:date="2023-09-24T00:25:06Z">
        <w:del w:author="Maura Webber Sadovi" w:id="22" w:date="2023-09-24T00:21:07Z">
          <w:r w:rsidDel="00000000" w:rsidR="00000000" w:rsidRPr="00000000">
            <w:rPr>
              <w:rtl w:val="0"/>
            </w:rPr>
            <w:delText xml:space="preserve">and strong rail connections underpinned my grandmother’s decision to move her young family from Mexico to Chicago</w:delText>
          </w:r>
        </w:del>
      </w:ins>
      <w:del w:author="Maura Webber Sadovi" w:id="22" w:date="2023-09-24T00:21:07Z">
        <w:r w:rsidDel="00000000" w:rsidR="00000000" w:rsidRPr="00000000">
          <w:rPr>
            <w:rtl w:val="0"/>
          </w:rPr>
          <w:delText xml:space="preserve">have ripple effects on communities</w:delText>
        </w:r>
        <w:r w:rsidDel="00000000" w:rsidR="00000000" w:rsidRPr="00000000">
          <w:rPr>
            <w:rtl w:val="0"/>
          </w:rPr>
          <w:delText xml:space="preserve">; how macroeconomic shocks can change neighborhood compositions; and how city-wide resources are distributed – all of these discussions </w:delText>
        </w:r>
      </w:del>
      <w:ins w:author="Maura Webber Sadovi" w:id="27" w:date="2023-09-24T00:24:40Z">
        <w:del w:author="Maura Webber Sadovi" w:id="22" w:date="2023-09-24T00:21:07Z">
          <w:r w:rsidDel="00000000" w:rsidR="00000000" w:rsidRPr="00000000">
            <w:rPr>
              <w:rtl w:val="0"/>
            </w:rPr>
            <w:delText xml:space="preserve">shaped </w:delText>
          </w:r>
        </w:del>
      </w:ins>
      <w:del w:author="Maura Webber Sadovi" w:id="22" w:date="2023-09-24T00:21:07Z">
        <w:r w:rsidDel="00000000" w:rsidR="00000000" w:rsidRPr="00000000">
          <w:rPr>
            <w:rtl w:val="0"/>
          </w:rPr>
          <w:delText xml:space="preserve">formed </w:delText>
        </w:r>
        <w:r w:rsidDel="00000000" w:rsidR="00000000" w:rsidRPr="00000000">
          <w:rPr>
            <w:rtl w:val="0"/>
          </w:rPr>
          <w:delText xml:space="preserve">the way I view communities and the world.</w:delText>
        </w:r>
      </w:del>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I started high school at Whitney Young, a public magnet school an hour-long train ride</w:t>
      </w:r>
    </w:p>
    <w:p w:rsidR="00000000" w:rsidDel="00000000" w:rsidP="00000000" w:rsidRDefault="00000000" w:rsidRPr="00000000" w14:paraId="0000002A">
      <w:pPr>
        <w:rPr>
          <w:ins w:author="Maura Webber Sadovi" w:id="38" w:date="2023-09-24T00:37:03Z"/>
        </w:rPr>
      </w:pPr>
      <w:r w:rsidDel="00000000" w:rsidR="00000000" w:rsidRPr="00000000">
        <w:rPr>
          <w:rtl w:val="0"/>
        </w:rPr>
        <w:t xml:space="preserve">away from my house</w:t>
      </w:r>
      <w:ins w:author="Maura Webber Sadovi" w:id="28" w:date="2023-09-24T00:32:15Z">
        <w:r w:rsidDel="00000000" w:rsidR="00000000" w:rsidRPr="00000000">
          <w:rPr>
            <w:rtl w:val="0"/>
          </w:rPr>
          <w:t xml:space="preserve"> to the city’s near Southside</w:t>
        </w:r>
      </w:ins>
      <w:r w:rsidDel="00000000" w:rsidR="00000000" w:rsidRPr="00000000">
        <w:rPr>
          <w:rtl w:val="0"/>
        </w:rPr>
        <w:t xml:space="preserve">, I gained a hands-on education in public policy in the real world. </w:t>
      </w:r>
      <w:del w:author="Maura Webber Sadovi" w:id="29" w:date="2023-09-24T00:28:20Z">
        <w:r w:rsidDel="00000000" w:rsidR="00000000" w:rsidRPr="00000000">
          <w:rPr>
            <w:rtl w:val="0"/>
          </w:rPr>
          <w:delText xml:space="preserve">I began </w:delText>
        </w:r>
        <w:r w:rsidDel="00000000" w:rsidR="00000000" w:rsidRPr="00000000">
          <w:rPr>
            <w:rtl w:val="0"/>
          </w:rPr>
          <w:delText xml:space="preserve">9 th </w:delText>
        </w:r>
        <w:r w:rsidDel="00000000" w:rsidR="00000000" w:rsidRPr="00000000">
          <w:rPr>
            <w:rtl w:val="0"/>
          </w:rPr>
          <w:delText xml:space="preserve">grade at one of the best high schools in the state ba</w:delText>
        </w:r>
      </w:del>
      <w:del w:author="Maura Webber Sadovi" w:id="30" w:date="2023-09-24T00:28:39Z">
        <w:r w:rsidDel="00000000" w:rsidR="00000000" w:rsidRPr="00000000">
          <w:rPr>
            <w:rtl w:val="0"/>
          </w:rPr>
          <w:delText xml:space="preserve">rely a year after</w:delText>
        </w:r>
      </w:del>
      <w:r w:rsidDel="00000000" w:rsidR="00000000" w:rsidRPr="00000000">
        <w:rPr>
          <w:rtl w:val="0"/>
        </w:rPr>
        <w:t xml:space="preserve"> </w:t>
      </w:r>
      <w:ins w:author="Maura Webber Sadovi" w:id="31" w:date="2023-09-24T00:29:30Z">
        <w:r w:rsidDel="00000000" w:rsidR="00000000" w:rsidRPr="00000000">
          <w:rPr>
            <w:rtl w:val="0"/>
          </w:rPr>
          <w:t xml:space="preserve">T</w:t>
        </w:r>
      </w:ins>
      <w:del w:author="Maura Webber Sadovi" w:id="31" w:date="2023-09-24T00:29:30Z">
        <w:r w:rsidDel="00000000" w:rsidR="00000000" w:rsidRPr="00000000">
          <w:rPr>
            <w:rtl w:val="0"/>
          </w:rPr>
          <w:delText xml:space="preserve">t</w:delText>
        </w:r>
      </w:del>
      <w:r w:rsidDel="00000000" w:rsidR="00000000" w:rsidRPr="00000000">
        <w:rPr>
          <w:rtl w:val="0"/>
        </w:rPr>
        <w:t xml:space="preserve">hen-</w:t>
      </w:r>
      <w:ins w:author="Maura Webber Sadovi" w:id="32" w:date="2023-09-24T00:28:04Z">
        <w:r w:rsidDel="00000000" w:rsidR="00000000" w:rsidRPr="00000000">
          <w:rPr>
            <w:rtl w:val="0"/>
          </w:rPr>
          <w:t xml:space="preserve">M</w:t>
        </w:r>
      </w:ins>
      <w:del w:author="Maura Webber Sadovi" w:id="32" w:date="2023-09-24T00:28:04Z">
        <w:r w:rsidDel="00000000" w:rsidR="00000000" w:rsidRPr="00000000">
          <w:rPr>
            <w:rtl w:val="0"/>
          </w:rPr>
          <w:delText xml:space="preserve">m</w:delText>
        </w:r>
      </w:del>
      <w:r w:rsidDel="00000000" w:rsidR="00000000" w:rsidRPr="00000000">
        <w:rPr>
          <w:rtl w:val="0"/>
        </w:rPr>
        <w:t xml:space="preserve">ayor Rahm Emmanuel </w:t>
      </w:r>
      <w:ins w:author="Maura Webber Sadovi" w:id="33" w:date="2023-09-24T00:29:36Z">
        <w:r w:rsidDel="00000000" w:rsidR="00000000" w:rsidRPr="00000000">
          <w:rPr>
            <w:rtl w:val="0"/>
          </w:rPr>
          <w:t xml:space="preserve">had just </w:t>
        </w:r>
      </w:ins>
      <w:r w:rsidDel="00000000" w:rsidR="00000000" w:rsidRPr="00000000">
        <w:rPr>
          <w:rtl w:val="0"/>
        </w:rPr>
        <w:t xml:space="preserve">closed 50 public schools, primarily on the poorer South and West sides of the cit</w:t>
      </w:r>
      <w:ins w:author="Maura Webber Sadovi" w:id="34" w:date="2023-09-24T00:30:03Z">
        <w:r w:rsidDel="00000000" w:rsidR="00000000" w:rsidRPr="00000000">
          <w:rPr>
            <w:rtl w:val="0"/>
          </w:rPr>
          <w:t xml:space="preserve">y as I started out as a freshman</w:t>
        </w:r>
      </w:ins>
      <w:del w:author="Maura Webber Sadovi" w:id="34" w:date="2023-09-24T00:30:03Z">
        <w:r w:rsidDel="00000000" w:rsidR="00000000" w:rsidRPr="00000000">
          <w:rPr>
            <w:rtl w:val="0"/>
          </w:rPr>
          <w:delText xml:space="preserve">y</w:delText>
        </w:r>
      </w:del>
      <w:r w:rsidDel="00000000" w:rsidR="00000000" w:rsidRPr="00000000">
        <w:rPr>
          <w:rtl w:val="0"/>
        </w:rPr>
        <w:t xml:space="preserve">. </w:t>
      </w:r>
      <w:del w:author="Maura Webber Sadovi" w:id="35" w:date="2023-09-24T00:31:30Z">
        <w:r w:rsidDel="00000000" w:rsidR="00000000" w:rsidRPr="00000000">
          <w:rPr>
            <w:rtl w:val="0"/>
          </w:rPr>
          <w:delText xml:space="preserve">Since Whitney</w:delText>
        </w:r>
        <w:r w:rsidDel="00000000" w:rsidR="00000000" w:rsidRPr="00000000">
          <w:rPr>
            <w:rtl w:val="0"/>
          </w:rPr>
          <w:delText xml:space="preserve"> (as we called it)</w:delText>
        </w:r>
        <w:r w:rsidDel="00000000" w:rsidR="00000000" w:rsidRPr="00000000">
          <w:rPr>
            <w:rtl w:val="0"/>
          </w:rPr>
          <w:delText xml:space="preserve"> drew students from all over Chicago, many of my friends and c</w:delText>
        </w:r>
      </w:del>
      <w:del w:author="Maura Webber Sadovi" w:id="36" w:date="2023-09-24T00:31:49Z">
        <w:r w:rsidDel="00000000" w:rsidR="00000000" w:rsidRPr="00000000">
          <w:rPr>
            <w:rtl w:val="0"/>
          </w:rPr>
          <w:delText xml:space="preserve">lassmates had seen their neighborhood schools closed and their friends and families affected</w:delText>
        </w:r>
      </w:del>
      <w:r w:rsidDel="00000000" w:rsidR="00000000" w:rsidRPr="00000000">
        <w:rPr>
          <w:rtl w:val="0"/>
        </w:rPr>
        <w:t xml:space="preserve">.</w:t>
      </w:r>
      <w:del w:author="Maura Webber Sadovi" w:id="37" w:date="2023-09-24T00:33:14Z">
        <w:r w:rsidDel="00000000" w:rsidR="00000000" w:rsidRPr="00000000">
          <w:rPr>
            <w:rtl w:val="0"/>
          </w:rPr>
          <w:delText xml:space="preserve"> But the school also drew a disproportionate number of resources from the school system. </w:delText>
        </w:r>
      </w:del>
      <w:ins w:author="Maura Webber Sadovi" w:id="37" w:date="2023-09-24T00:33:14Z">
        <w:r w:rsidDel="00000000" w:rsidR="00000000" w:rsidRPr="00000000">
          <w:rPr>
            <w:rtl w:val="0"/>
          </w:rPr>
          <w:t xml:space="preserve">While I was grateful to have tested into one of the state’s high schools, e</w:t>
        </w:r>
      </w:ins>
      <w:del w:author="Maura Webber Sadovi" w:id="37" w:date="2023-09-24T00:33:14Z">
        <w:r w:rsidDel="00000000" w:rsidR="00000000" w:rsidRPr="00000000">
          <w:rPr>
            <w:rtl w:val="0"/>
          </w:rPr>
          <w:delText xml:space="preserve">E</w:delText>
        </w:r>
      </w:del>
      <w:r w:rsidDel="00000000" w:rsidR="00000000" w:rsidRPr="00000000">
        <w:rPr>
          <w:rtl w:val="0"/>
        </w:rPr>
        <w:t xml:space="preserve">very day when I walked through the doors of the school </w:t>
      </w:r>
      <w:ins w:author="Maura Webber Sadovi" w:id="38" w:date="2023-09-24T00:37:03Z">
        <w:r w:rsidDel="00000000" w:rsidR="00000000" w:rsidRPr="00000000">
          <w:rPr>
            <w:rtl w:val="0"/>
          </w:rPr>
          <w:t xml:space="preserve">I was aware that it drew a disproportionate amount of resources that those closed city schools and students never benefited from.</w:t>
        </w:r>
      </w:ins>
    </w:p>
    <w:p w:rsidR="00000000" w:rsidDel="00000000" w:rsidP="00000000" w:rsidRDefault="00000000" w:rsidRPr="00000000" w14:paraId="0000002B">
      <w:pPr>
        <w:rPr>
          <w:ins w:author="Maura Webber Sadovi" w:id="38" w:date="2023-09-24T00:37:03Z"/>
        </w:rPr>
      </w:pPr>
      <w:ins w:author="Maura Webber Sadovi" w:id="38" w:date="2023-09-24T00:37:03Z">
        <w:r w:rsidDel="00000000" w:rsidR="00000000" w:rsidRPr="00000000">
          <w:rPr>
            <w:rtl w:val="0"/>
          </w:rPr>
        </w:r>
      </w:ins>
    </w:p>
    <w:p w:rsidR="00000000" w:rsidDel="00000000" w:rsidP="00000000" w:rsidRDefault="00000000" w:rsidRPr="00000000" w14:paraId="0000002C">
      <w:pPr>
        <w:rPr>
          <w:del w:author="Maura Webber Sadovi" w:id="39" w:date="2023-09-24T00:32:50Z"/>
        </w:rPr>
      </w:pPr>
      <w:del w:author="Maura Webber Sadovi" w:id="39" w:date="2023-09-24T00:32:50Z">
        <w:r w:rsidDel="00000000" w:rsidR="00000000" w:rsidRPr="00000000">
          <w:rPr>
            <w:rtl w:val="0"/>
          </w:rPr>
          <w:delText xml:space="preserve">we’d all</w:delText>
        </w:r>
      </w:del>
    </w:p>
    <w:p w:rsidR="00000000" w:rsidDel="00000000" w:rsidP="00000000" w:rsidRDefault="00000000" w:rsidRPr="00000000" w14:paraId="0000002D">
      <w:pPr>
        <w:rPr/>
      </w:pPr>
      <w:del w:author="Maura Webber Sadovi" w:id="39" w:date="2023-09-24T00:32:50Z">
        <w:r w:rsidDel="00000000" w:rsidR="00000000" w:rsidRPr="00000000">
          <w:rPr>
            <w:rtl w:val="0"/>
          </w:rPr>
          <w:delText xml:space="preserve">worked so hard to attend, I had the privilege of taking classes with some of the best Chicago Public School teachers in the system. But </w:delText>
        </w:r>
      </w:del>
      <w:r w:rsidDel="00000000" w:rsidR="00000000" w:rsidRPr="00000000">
        <w:rPr>
          <w:rtl w:val="0"/>
        </w:rPr>
        <w:t xml:space="preserve">I also gained the incomparable experience of sharing perspectives with friends with different experiences than I’d had. Together, sharing our stories and backgrounds encouraged us to become politically involved as we saw in real time how </w:t>
      </w:r>
      <w:ins w:author="Maura Webber Sadovi" w:id="40" w:date="2023-09-24T00:40:04Z">
        <w:r w:rsidDel="00000000" w:rsidR="00000000" w:rsidRPr="00000000">
          <w:rPr>
            <w:rtl w:val="0"/>
          </w:rPr>
          <w:t xml:space="preserve">failing</w:t>
        </w:r>
      </w:ins>
      <w:del w:author="Maura Webber Sadovi" w:id="40" w:date="2023-09-24T00:40:04Z">
        <w:r w:rsidDel="00000000" w:rsidR="00000000" w:rsidRPr="00000000">
          <w:rPr>
            <w:rtl w:val="0"/>
          </w:rPr>
          <w:delText xml:space="preserve">bad</w:delText>
        </w:r>
      </w:del>
      <w:r w:rsidDel="00000000" w:rsidR="00000000" w:rsidRPr="00000000">
        <w:rPr>
          <w:rtl w:val="0"/>
        </w:rPr>
        <w:t xml:space="preserve"> economic and social policies can result in unequal and unjust neighborhood quality. My friends and I organized protests to support the creation of an elected school board; formed clubs focused on promoting gender equality in our school; and joined local political campaigns.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del w:author="Maura Webber Sadovi" w:id="42" w:date="2023-09-24T00:40:48Z"/>
        </w:rPr>
      </w:pPr>
      <w:r w:rsidDel="00000000" w:rsidR="00000000" w:rsidRPr="00000000">
        <w:rPr>
          <w:rtl w:val="0"/>
        </w:rPr>
        <w:t xml:space="preserve">From all of these experiences, I knew </w:t>
      </w:r>
      <w:ins w:author="Maura Webber Sadovi" w:id="41" w:date="2023-09-24T00:40:40Z">
        <w:r w:rsidDel="00000000" w:rsidR="00000000" w:rsidRPr="00000000">
          <w:rPr>
            <w:rtl w:val="0"/>
          </w:rPr>
          <w:t xml:space="preserve">by my mid teens </w:t>
        </w:r>
      </w:ins>
      <w:del w:author="Maura Webber Sadovi" w:id="41" w:date="2023-09-24T00:40:40Z">
        <w:r w:rsidDel="00000000" w:rsidR="00000000" w:rsidRPr="00000000">
          <w:rPr>
            <w:rtl w:val="0"/>
          </w:rPr>
          <w:delText xml:space="preserve">as ea</w:delText>
        </w:r>
        <w:r w:rsidDel="00000000" w:rsidR="00000000" w:rsidRPr="00000000">
          <w:rPr>
            <w:rtl w:val="0"/>
          </w:rPr>
          <w:delText xml:space="preserve">rly as </w:delText>
        </w:r>
        <w:r w:rsidDel="00000000" w:rsidR="00000000" w:rsidRPr="00000000">
          <w:rPr>
            <w:rtl w:val="0"/>
          </w:rPr>
          <w:delText xml:space="preserve">15</w:delText>
        </w:r>
      </w:del>
      <w:r w:rsidDel="00000000" w:rsidR="00000000" w:rsidRPr="00000000">
        <w:rPr>
          <w:rtl w:val="0"/>
        </w:rPr>
        <w:t xml:space="preserve"> that I wanted to be involved in informing</w:t>
      </w:r>
      <w:del w:author="Maura Webber Sadovi" w:id="42" w:date="2023-09-24T00:40:48Z">
        <w:r w:rsidDel="00000000" w:rsidR="00000000" w:rsidRPr="00000000">
          <w:rPr>
            <w:rtl w:val="0"/>
          </w:rPr>
        </w:r>
      </w:del>
    </w:p>
    <w:p w:rsidR="00000000" w:rsidDel="00000000" w:rsidP="00000000" w:rsidRDefault="00000000" w:rsidRPr="00000000" w14:paraId="00000030">
      <w:pPr>
        <w:rPr>
          <w:ins w:author="Maura Webber Sadovi" w:id="47" w:date="2023-09-24T00:41:55Z"/>
        </w:rPr>
      </w:pPr>
      <w:r w:rsidDel="00000000" w:rsidR="00000000" w:rsidRPr="00000000">
        <w:rPr>
          <w:rtl w:val="0"/>
        </w:rPr>
        <w:t xml:space="preserve">good policy. </w:t>
      </w:r>
      <w:ins w:author="Maura Webber Sadovi" w:id="43" w:date="2023-09-24T00:41:04Z">
        <w:r w:rsidDel="00000000" w:rsidR="00000000" w:rsidRPr="00000000">
          <w:rPr>
            <w:rtl w:val="0"/>
          </w:rPr>
          <w:t xml:space="preserve">Early on</w:t>
        </w:r>
      </w:ins>
      <w:del w:author="Maura Webber Sadovi" w:id="43" w:date="2023-09-24T00:41:04Z">
        <w:r w:rsidDel="00000000" w:rsidR="00000000" w:rsidRPr="00000000">
          <w:rPr>
            <w:rtl w:val="0"/>
          </w:rPr>
          <w:delText xml:space="preserve">But at that young age</w:delText>
        </w:r>
      </w:del>
      <w:r w:rsidDel="00000000" w:rsidR="00000000" w:rsidRPr="00000000">
        <w:rPr>
          <w:rtl w:val="0"/>
        </w:rPr>
        <w:t xml:space="preserve">, I thought that I wanted to contribute to policy as a lawyer. I chose to major in political science and stay involved in congressional campaigns as a student at UIUC. </w:t>
      </w:r>
      <w:del w:author="Maura Webber Sadovi" w:id="44" w:date="2023-09-24T00:41:13Z">
        <w:r w:rsidDel="00000000" w:rsidR="00000000" w:rsidRPr="00000000">
          <w:rPr>
            <w:rtl w:val="0"/>
          </w:rPr>
          <w:delText xml:space="preserve">But</w:delText>
        </w:r>
      </w:del>
      <w:r w:rsidDel="00000000" w:rsidR="00000000" w:rsidRPr="00000000">
        <w:rPr>
          <w:rtl w:val="0"/>
        </w:rPr>
        <w:t xml:space="preserve"> I quickly learned that I cared more about learning why policies worked</w:t>
      </w:r>
      <w:ins w:author="Maura Webber Sadovi" w:id="45" w:date="2023-09-24T00:41:34Z">
        <w:r w:rsidDel="00000000" w:rsidR="00000000" w:rsidRPr="00000000">
          <w:rPr>
            <w:rtl w:val="0"/>
          </w:rPr>
          <w:t xml:space="preserve"> – and how to improve them –</w:t>
        </w:r>
      </w:ins>
      <w:r w:rsidDel="00000000" w:rsidR="00000000" w:rsidRPr="00000000">
        <w:rPr>
          <w:rtl w:val="0"/>
        </w:rPr>
        <w:t xml:space="preserve"> than convincing others that they </w:t>
      </w:r>
      <w:ins w:author="Maura Webber Sadovi" w:id="46" w:date="2023-09-24T00:41:48Z">
        <w:r w:rsidDel="00000000" w:rsidR="00000000" w:rsidRPr="00000000">
          <w:rPr>
            <w:rtl w:val="0"/>
          </w:rPr>
          <w:t xml:space="preserve">were working already</w:t>
        </w:r>
      </w:ins>
      <w:del w:author="Maura Webber Sadovi" w:id="46" w:date="2023-09-24T00:41:48Z">
        <w:r w:rsidDel="00000000" w:rsidR="00000000" w:rsidRPr="00000000">
          <w:rPr>
            <w:rtl w:val="0"/>
          </w:rPr>
          <w:delText xml:space="preserve">did</w:delText>
        </w:r>
      </w:del>
      <w:r w:rsidDel="00000000" w:rsidR="00000000" w:rsidRPr="00000000">
        <w:rPr>
          <w:rtl w:val="0"/>
        </w:rPr>
        <w:t xml:space="preserve">. </w:t>
      </w:r>
      <w:ins w:author="Maura Webber Sadovi" w:id="47" w:date="2023-09-24T00:41:55Z">
        <w:r w:rsidDel="00000000" w:rsidR="00000000" w:rsidRPr="00000000">
          <w:rPr>
            <w:rtl w:val="0"/>
          </w:rPr>
        </w:r>
      </w:ins>
    </w:p>
    <w:p w:rsidR="00000000" w:rsidDel="00000000" w:rsidP="00000000" w:rsidRDefault="00000000" w:rsidRPr="00000000" w14:paraId="00000031">
      <w:pPr>
        <w:rPr>
          <w:ins w:author="Maura Webber Sadovi" w:id="47" w:date="2023-09-24T00:41:55Z"/>
        </w:rPr>
      </w:pPr>
      <w:ins w:author="Maura Webber Sadovi" w:id="47" w:date="2023-09-24T00:41:55Z">
        <w:r w:rsidDel="00000000" w:rsidR="00000000" w:rsidRPr="00000000">
          <w:rPr>
            <w:rtl w:val="0"/>
          </w:rPr>
        </w:r>
      </w:ins>
    </w:p>
    <w:p w:rsidR="00000000" w:rsidDel="00000000" w:rsidP="00000000" w:rsidRDefault="00000000" w:rsidRPr="00000000" w14:paraId="00000032">
      <w:pPr>
        <w:rPr>
          <w:ins w:author="Maura Webber Sadovi" w:id="62" w:date="2023-09-24T00:46:12Z"/>
        </w:rPr>
      </w:pPr>
      <w:r w:rsidDel="00000000" w:rsidR="00000000" w:rsidRPr="00000000">
        <w:rPr>
          <w:rtl w:val="0"/>
        </w:rPr>
        <w:t xml:space="preserve">As a freshman i</w:t>
      </w:r>
      <w:ins w:author="Maura Webber Sadovi" w:id="48" w:date="2023-09-24T00:42:20Z">
        <w:r w:rsidDel="00000000" w:rsidR="00000000" w:rsidRPr="00000000">
          <w:rPr>
            <w:rtl w:val="0"/>
          </w:rPr>
          <w:t xml:space="preserve">n</w:t>
        </w:r>
      </w:ins>
      <w:del w:author="Maura Webber Sadovi" w:id="48" w:date="2023-09-24T00:42:20Z">
        <w:r w:rsidDel="00000000" w:rsidR="00000000" w:rsidRPr="00000000">
          <w:rPr>
            <w:rtl w:val="0"/>
          </w:rPr>
          <w:delText xml:space="preserve">n </w:delText>
        </w:r>
      </w:del>
      <w:r w:rsidDel="00000000" w:rsidR="00000000" w:rsidRPr="00000000">
        <w:rPr>
          <w:rtl w:val="0"/>
        </w:rPr>
        <w:t xml:space="preserve">Champaign</w:t>
      </w:r>
      <w:ins w:author="Maura Webber Sadovi" w:id="49" w:date="2023-09-24T00:42:41Z">
        <w:r w:rsidDel="00000000" w:rsidR="00000000" w:rsidRPr="00000000">
          <w:rPr>
            <w:rtl w:val="0"/>
          </w:rPr>
          <w:t xml:space="preserve"> County</w:t>
        </w:r>
      </w:ins>
      <w:r w:rsidDel="00000000" w:rsidR="00000000" w:rsidRPr="00000000">
        <w:rPr>
          <w:rtl w:val="0"/>
        </w:rPr>
        <w:t xml:space="preserve">,</w:t>
      </w:r>
      <w:ins w:author="Maura Webber Sadovi" w:id="50" w:date="2023-09-24T00:42:12Z">
        <w:r w:rsidDel="00000000" w:rsidR="00000000" w:rsidRPr="00000000">
          <w:rPr>
            <w:rtl w:val="0"/>
          </w:rPr>
          <w:t xml:space="preserve"> </w:t>
        </w:r>
        <w:r w:rsidDel="00000000" w:rsidR="00000000" w:rsidRPr="00000000">
          <w:rPr>
            <w:rtl w:val="0"/>
          </w:rPr>
          <w:t xml:space="preserve">Illinois</w:t>
        </w:r>
        <w:r w:rsidDel="00000000" w:rsidR="00000000" w:rsidRPr="00000000">
          <w:rPr>
            <w:rtl w:val="0"/>
          </w:rPr>
          <w:t xml:space="preserve">,</w:t>
        </w:r>
      </w:ins>
      <w:r w:rsidDel="00000000" w:rsidR="00000000" w:rsidRPr="00000000">
        <w:rPr>
          <w:rtl w:val="0"/>
        </w:rPr>
        <w:t xml:space="preserve"> I </w:t>
      </w:r>
      <w:ins w:author="Maura Webber Sadovi" w:id="51" w:date="2023-09-24T00:42:00Z">
        <w:r w:rsidDel="00000000" w:rsidR="00000000" w:rsidRPr="00000000">
          <w:rPr>
            <w:rtl w:val="0"/>
          </w:rPr>
          <w:t xml:space="preserve">walked through suburban and rural streets </w:t>
        </w:r>
      </w:ins>
      <w:del w:author="Maura Webber Sadovi" w:id="51" w:date="2023-09-24T00:42:00Z">
        <w:r w:rsidDel="00000000" w:rsidR="00000000" w:rsidRPr="00000000">
          <w:rPr>
            <w:rtl w:val="0"/>
          </w:rPr>
          <w:delText xml:space="preserve">remember</w:delText>
        </w:r>
      </w:del>
      <w:r w:rsidDel="00000000" w:rsidR="00000000" w:rsidRPr="00000000">
        <w:rPr>
          <w:rtl w:val="0"/>
        </w:rPr>
        <w:t xml:space="preserve"> </w:t>
      </w:r>
      <w:del w:author="Maura Webber Sadovi" w:id="52" w:date="2023-09-24T00:42:07Z">
        <w:r w:rsidDel="00000000" w:rsidR="00000000" w:rsidRPr="00000000">
          <w:rPr>
            <w:rtl w:val="0"/>
          </w:rPr>
          <w:delText xml:space="preserve">going</w:delText>
        </w:r>
      </w:del>
      <w:r w:rsidDel="00000000" w:rsidR="00000000" w:rsidRPr="00000000">
        <w:rPr>
          <w:rtl w:val="0"/>
        </w:rPr>
        <w:t xml:space="preserve"> </w:t>
      </w:r>
      <w:ins w:author="Maura Webber Sadovi" w:id="53" w:date="2023-09-24T00:43:17Z">
        <w:r w:rsidDel="00000000" w:rsidR="00000000" w:rsidRPr="00000000">
          <w:rPr>
            <w:rtl w:val="0"/>
          </w:rPr>
          <w:t xml:space="preserve">knocking on doors and talking to residents </w:t>
        </w:r>
      </w:ins>
      <w:del w:author="Maura Webber Sadovi" w:id="53" w:date="2023-09-24T00:43:17Z">
        <w:r w:rsidDel="00000000" w:rsidR="00000000" w:rsidRPr="00000000">
          <w:rPr>
            <w:rtl w:val="0"/>
          </w:rPr>
          <w:delText xml:space="preserve">door to door</w:delText>
        </w:r>
      </w:del>
      <w:r w:rsidDel="00000000" w:rsidR="00000000" w:rsidRPr="00000000">
        <w:rPr>
          <w:rtl w:val="0"/>
        </w:rPr>
        <w:t xml:space="preserve"> </w:t>
      </w:r>
      <w:ins w:author="Maura Webber Sadovi" w:id="54" w:date="2023-09-24T00:43:47Z">
        <w:r w:rsidDel="00000000" w:rsidR="00000000" w:rsidRPr="00000000">
          <w:rPr>
            <w:rtl w:val="0"/>
          </w:rPr>
          <w:t xml:space="preserve">as I </w:t>
        </w:r>
      </w:ins>
      <w:r w:rsidDel="00000000" w:rsidR="00000000" w:rsidRPr="00000000">
        <w:rPr>
          <w:rtl w:val="0"/>
        </w:rPr>
        <w:t xml:space="preserve">canvassing for a congressional candidate who cared deeply about equitable healthcare. </w:t>
      </w:r>
      <w:ins w:author="Maura Webber Sadovi" w:id="55" w:date="2023-09-24T00:44:11Z">
        <w:r w:rsidDel="00000000" w:rsidR="00000000" w:rsidRPr="00000000">
          <w:rPr>
            <w:rtl w:val="0"/>
          </w:rPr>
          <w:t xml:space="preserve">I honed my skills</w:t>
        </w:r>
      </w:ins>
      <w:del w:author="Maura Webber Sadovi" w:id="55" w:date="2023-09-24T00:44:11Z">
        <w:r w:rsidDel="00000000" w:rsidR="00000000" w:rsidRPr="00000000">
          <w:rPr>
            <w:rtl w:val="0"/>
          </w:rPr>
          <w:delText xml:space="preserve">As I spoke with residents of rural Illinois about her platform, I valued the ability to </w:delText>
        </w:r>
      </w:del>
      <w:r w:rsidDel="00000000" w:rsidR="00000000" w:rsidRPr="00000000">
        <w:rPr>
          <w:rtl w:val="0"/>
        </w:rPr>
        <w:t xml:space="preserve">explain</w:t>
      </w:r>
      <w:ins w:author="Maura Webber Sadovi" w:id="56" w:date="2023-09-24T00:44:32Z">
        <w:r w:rsidDel="00000000" w:rsidR="00000000" w:rsidRPr="00000000">
          <w:rPr>
            <w:rtl w:val="0"/>
          </w:rPr>
          <w:t xml:space="preserve">ing</w:t>
        </w:r>
      </w:ins>
      <w:r w:rsidDel="00000000" w:rsidR="00000000" w:rsidRPr="00000000">
        <w:rPr>
          <w:rtl w:val="0"/>
        </w:rPr>
        <w:t xml:space="preserve"> why and how these policies would improve lives, rather than asking voters to take the candidate’s word for it. Shortly after</w:t>
      </w:r>
      <w:ins w:author="Maura Webber Sadovi" w:id="57" w:date="2023-09-24T00:44:46Z">
        <w:r w:rsidDel="00000000" w:rsidR="00000000" w:rsidRPr="00000000">
          <w:rPr>
            <w:rtl w:val="0"/>
          </w:rPr>
          <w:t xml:space="preserve"> that election</w:t>
        </w:r>
      </w:ins>
      <w:r w:rsidDel="00000000" w:rsidR="00000000" w:rsidRPr="00000000">
        <w:rPr>
          <w:rtl w:val="0"/>
        </w:rPr>
        <w:t xml:space="preserve">, I added an econometrics degree to my coursework. I</w:t>
      </w:r>
      <w:ins w:author="Maura Webber Sadovi" w:id="58" w:date="2023-09-24T00:44:59Z">
        <w:r w:rsidDel="00000000" w:rsidR="00000000" w:rsidRPr="00000000">
          <w:rPr>
            <w:rtl w:val="0"/>
          </w:rPr>
          <w:t xml:space="preserve"> pursued </w:t>
        </w:r>
      </w:ins>
      <w:del w:author="Maura Webber Sadovi" w:id="58" w:date="2023-09-24T00:44:59Z">
        <w:r w:rsidDel="00000000" w:rsidR="00000000" w:rsidRPr="00000000">
          <w:rPr>
            <w:rtl w:val="0"/>
          </w:rPr>
          <w:delText xml:space="preserve"> went out of my way to take</w:delText>
        </w:r>
      </w:del>
      <w:r w:rsidDel="00000000" w:rsidR="00000000" w:rsidRPr="00000000">
        <w:rPr>
          <w:rtl w:val="0"/>
        </w:rPr>
        <w:t xml:space="preserve"> applied econometrics classes </w:t>
      </w:r>
      <w:ins w:author="Maura Webber Sadovi" w:id="59" w:date="2023-09-24T00:45:14Z">
        <w:r w:rsidDel="00000000" w:rsidR="00000000" w:rsidRPr="00000000">
          <w:rPr>
            <w:rtl w:val="0"/>
          </w:rPr>
          <w:t xml:space="preserve">because I wanted to</w:t>
        </w:r>
      </w:ins>
      <w:del w:author="Maura Webber Sadovi" w:id="59" w:date="2023-09-24T00:45:14Z">
        <w:r w:rsidDel="00000000" w:rsidR="00000000" w:rsidRPr="00000000">
          <w:rPr>
            <w:rtl w:val="0"/>
          </w:rPr>
          <w:delText xml:space="preserve">so that I could l</w:delText>
        </w:r>
      </w:del>
      <w:del w:author="Maura Webber Sadovi" w:id="60" w:date="2023-09-24T00:45:37Z">
        <w:r w:rsidDel="00000000" w:rsidR="00000000" w:rsidRPr="00000000">
          <w:rPr>
            <w:rtl w:val="0"/>
          </w:rPr>
          <w:delText xml:space="preserve">earn</w:delText>
        </w:r>
      </w:del>
      <w:r w:rsidDel="00000000" w:rsidR="00000000" w:rsidRPr="00000000">
        <w:rPr>
          <w:rtl w:val="0"/>
        </w:rPr>
        <w:t xml:space="preserve"> </w:t>
      </w:r>
      <w:ins w:author="Maura Webber Sadovi" w:id="61" w:date="2023-09-24T00:45:42Z">
        <w:r w:rsidDel="00000000" w:rsidR="00000000" w:rsidRPr="00000000">
          <w:rPr>
            <w:rtl w:val="0"/>
          </w:rPr>
          <w:t xml:space="preserve">use </w:t>
        </w:r>
      </w:ins>
      <w:r w:rsidDel="00000000" w:rsidR="00000000" w:rsidRPr="00000000">
        <w:rPr>
          <w:rtl w:val="0"/>
        </w:rPr>
        <w:t xml:space="preserve">quantitative methods for analyzing public policy. </w:t>
      </w:r>
      <w:ins w:author="Maura Webber Sadovi" w:id="62" w:date="2023-09-24T00:46:12Z">
        <w:r w:rsidDel="00000000" w:rsidR="00000000" w:rsidRPr="00000000">
          <w:rPr>
            <w:rtl w:val="0"/>
          </w:rPr>
        </w:r>
      </w:ins>
    </w:p>
    <w:p w:rsidR="00000000" w:rsidDel="00000000" w:rsidP="00000000" w:rsidRDefault="00000000" w:rsidRPr="00000000" w14:paraId="00000033">
      <w:pPr>
        <w:rPr>
          <w:ins w:author="Maura Webber Sadovi" w:id="62" w:date="2023-09-24T00:46:12Z"/>
        </w:rPr>
      </w:pPr>
      <w:ins w:author="Maura Webber Sadovi" w:id="62" w:date="2023-09-24T00:46:12Z">
        <w:r w:rsidDel="00000000" w:rsidR="00000000" w:rsidRPr="00000000">
          <w:rPr>
            <w:rtl w:val="0"/>
          </w:rPr>
        </w:r>
      </w:ins>
    </w:p>
    <w:p w:rsidR="00000000" w:rsidDel="00000000" w:rsidP="00000000" w:rsidRDefault="00000000" w:rsidRPr="00000000" w14:paraId="00000034">
      <w:pPr>
        <w:rPr/>
      </w:pPr>
      <w:r w:rsidDel="00000000" w:rsidR="00000000" w:rsidRPr="00000000">
        <w:rPr>
          <w:rtl w:val="0"/>
        </w:rPr>
        <w:t xml:space="preserve">I believe that economics is </w:t>
      </w:r>
      <w:ins w:author="Maura Webber Sadovi" w:id="63" w:date="2023-09-24T00:46:54Z">
        <w:r w:rsidDel="00000000" w:rsidR="00000000" w:rsidRPr="00000000">
          <w:rPr>
            <w:rtl w:val="0"/>
          </w:rPr>
          <w:t xml:space="preserve">one of </w:t>
        </w:r>
      </w:ins>
      <w:r w:rsidDel="00000000" w:rsidR="00000000" w:rsidRPr="00000000">
        <w:rPr>
          <w:rtl w:val="0"/>
        </w:rPr>
        <w:t xml:space="preserve">the key</w:t>
      </w:r>
      <w:ins w:author="Maura Webber Sadovi" w:id="64" w:date="2023-09-24T00:46:57Z">
        <w:r w:rsidDel="00000000" w:rsidR="00000000" w:rsidRPr="00000000">
          <w:rPr>
            <w:rtl w:val="0"/>
          </w:rPr>
          <w:t xml:space="preserve">s</w:t>
        </w:r>
      </w:ins>
      <w:r w:rsidDel="00000000" w:rsidR="00000000" w:rsidRPr="00000000">
        <w:rPr>
          <w:rtl w:val="0"/>
        </w:rPr>
        <w:t xml:space="preserve"> to tangible improvements in quality of life and </w:t>
      </w:r>
      <w:ins w:author="Maura Webber Sadovi" w:id="65" w:date="2023-09-24T00:46:23Z">
        <w:r w:rsidDel="00000000" w:rsidR="00000000" w:rsidRPr="00000000">
          <w:rPr>
            <w:rtl w:val="0"/>
          </w:rPr>
          <w:t xml:space="preserve">strong </w:t>
        </w:r>
      </w:ins>
      <w:del w:author="Maura Webber Sadovi" w:id="65" w:date="2023-09-24T00:46:23Z">
        <w:r w:rsidDel="00000000" w:rsidR="00000000" w:rsidRPr="00000000">
          <w:rPr>
            <w:rtl w:val="0"/>
          </w:rPr>
          <w:delText xml:space="preserve">quality of</w:delText>
        </w:r>
      </w:del>
      <w:r w:rsidDel="00000000" w:rsidR="00000000" w:rsidRPr="00000000">
        <w:rPr>
          <w:rtl w:val="0"/>
        </w:rPr>
        <w:t xml:space="preserve"> communities, and that good economic research is crucial for informing policy. </w:t>
      </w:r>
      <w:commentRangeStart w:id="0"/>
      <w:r w:rsidDel="00000000" w:rsidR="00000000" w:rsidRPr="00000000">
        <w:rPr>
          <w:rtl w:val="0"/>
        </w:rPr>
        <w:t xml:space="preserve">I also believe that applied economic research needs to be informed by real experiences, which is why I am passionate about diversifying the field of economics and being involved in my own communities.</w:t>
      </w:r>
      <w:commentRangeEnd w:id="0"/>
      <w:r w:rsidDel="00000000" w:rsidR="00000000" w:rsidRPr="00000000">
        <w:commentReference w:id="0"/>
      </w:r>
      <w:r w:rsidDel="00000000" w:rsidR="00000000" w:rsidRPr="00000000">
        <w:rPr>
          <w:rtl w:val="0"/>
        </w:rPr>
        <w:t xml:space="preserve"> Having many different voices at the table only bolsters the quality of public policy and economic research.</w:t>
      </w:r>
    </w:p>
    <w:p w:rsidR="00000000" w:rsidDel="00000000" w:rsidP="00000000" w:rsidRDefault="00000000" w:rsidRPr="00000000" w14:paraId="00000035">
      <w:pPr>
        <w:rPr/>
      </w:pPr>
      <w:commentRangeStart w:id="1"/>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My belief in public service translates directly to my dedication to my commitment to my</w:t>
      </w:r>
    </w:p>
    <w:p w:rsidR="00000000" w:rsidDel="00000000" w:rsidP="00000000" w:rsidRDefault="00000000" w:rsidRPr="00000000" w14:paraId="00000037">
      <w:pPr>
        <w:rPr/>
      </w:pPr>
      <w:r w:rsidDel="00000000" w:rsidR="00000000" w:rsidRPr="00000000">
        <w:rPr>
          <w:rtl w:val="0"/>
        </w:rPr>
        <w:t xml:space="preserve">communities, both academic and local. As a lifelong city dweller and graduate of public schools, I want to give back to the systems that made me the person I am today.</w:t>
      </w:r>
      <w:commentRangeEnd w:id="1"/>
      <w:r w:rsidDel="00000000" w:rsidR="00000000" w:rsidRPr="00000000">
        <w:commentReference w:id="1"/>
      </w:r>
      <w:r w:rsidDel="00000000" w:rsidR="00000000" w:rsidRPr="00000000">
        <w:rPr>
          <w:rtl w:val="0"/>
        </w:rPr>
        <w:t xml:space="preserve"> For the last two years, I volunteered with College Bound DC, an organization which pairs college graduates with current DC public high school students. I have mentored, tutored, and worked with a high school student since I moved to the city and worked with her through her college application process and more. As she is now a freshman in college, I am incredibly proud of all of the work that she’s done, and I am grateful to have been able to play any part in her growth as a student and a young person.</w:t>
      </w:r>
    </w:p>
    <w:p w:rsidR="00000000" w:rsidDel="00000000" w:rsidP="00000000" w:rsidRDefault="00000000" w:rsidRPr="00000000" w14:paraId="00000038">
      <w:pPr>
        <w:rPr/>
      </w:pPr>
      <w:r w:rsidDel="00000000" w:rsidR="00000000" w:rsidRPr="00000000">
        <w:rPr>
          <w:rtl w:val="0"/>
        </w:rPr>
        <w:t xml:space="preserve">AN OASIS OF RESOURCES</w:t>
      </w:r>
    </w:p>
    <w:p w:rsidR="00000000" w:rsidDel="00000000" w:rsidP="00000000" w:rsidRDefault="00000000" w:rsidRPr="00000000" w14:paraId="00000039">
      <w:pPr>
        <w:rPr/>
      </w:pPr>
      <w:ins w:author="Maura Webber Sadovi" w:id="66" w:date="2023-09-24T00:52:09Z">
        <w:r w:rsidDel="00000000" w:rsidR="00000000" w:rsidRPr="00000000">
          <w:rPr>
            <w:rtl w:val="0"/>
          </w:rPr>
          <w:br w:type="textWrapping"/>
          <w:t xml:space="preserve">I have also sought to be of service as a mentor to younger students pursuing economic degrees. </w:t>
        </w:r>
      </w:ins>
      <w:del w:author="Maura Webber Sadovi" w:id="66" w:date="2023-09-24T00:52:09Z">
        <w:r w:rsidDel="00000000" w:rsidR="00000000" w:rsidRPr="00000000">
          <w:rPr>
            <w:rtl w:val="0"/>
          </w:rPr>
          <w:delText xml:space="preserve">Mentorship i</w:delText>
        </w:r>
      </w:del>
      <w:del w:author="Maura Webber Sadovi" w:id="67" w:date="2023-09-24T00:51:44Z">
        <w:r w:rsidDel="00000000" w:rsidR="00000000" w:rsidRPr="00000000">
          <w:rPr>
            <w:rtl w:val="0"/>
          </w:rPr>
          <w:delText xml:space="preserve">s just as valuable in the academic community as it is in my local community</w:delText>
        </w:r>
      </w:del>
      <w:r w:rsidDel="00000000" w:rsidR="00000000" w:rsidRPr="00000000">
        <w:rPr>
          <w:rtl w:val="0"/>
        </w:rPr>
        <w:t xml:space="preserve">. During my first year at the Fed, I volunteered as a TA for Econ 181, a class taught by Federal Reserve employees at Howard University. The class taught students about the economic research process, R programming, and financial literacy. Over the course of the semester, I worked with one student on her final project and was able to teach her all that I’d learned about the language at both UIUC and the Fed. Also during my first year, I volunteered as a presenter with Fed Ed, a program in which Federal Reserve RAs give presentations on monetary policy, financial literacy, and the field of economics to public high school</w:t>
      </w:r>
    </w:p>
    <w:p w:rsidR="00000000" w:rsidDel="00000000" w:rsidP="00000000" w:rsidRDefault="00000000" w:rsidRPr="00000000" w14:paraId="0000003A">
      <w:pPr>
        <w:rPr>
          <w:ins w:author="Maura Webber Sadovi" w:id="68" w:date="2023-09-24T00:54:46Z"/>
        </w:rPr>
      </w:pPr>
      <w:r w:rsidDel="00000000" w:rsidR="00000000" w:rsidRPr="00000000">
        <w:rPr>
          <w:rtl w:val="0"/>
        </w:rPr>
        <w:t xml:space="preserve">students across the country. </w:t>
      </w:r>
      <w:ins w:author="Maura Webber Sadovi" w:id="68" w:date="2023-09-24T00:54:46Z">
        <w:r w:rsidDel="00000000" w:rsidR="00000000" w:rsidRPr="00000000">
          <w:rPr>
            <w:rtl w:val="0"/>
          </w:rPr>
        </w:r>
      </w:ins>
    </w:p>
    <w:p w:rsidR="00000000" w:rsidDel="00000000" w:rsidP="00000000" w:rsidRDefault="00000000" w:rsidRPr="00000000" w14:paraId="0000003B">
      <w:pPr>
        <w:rPr>
          <w:ins w:author="Maura Webber Sadovi" w:id="68" w:date="2023-09-24T00:54:46Z"/>
        </w:rPr>
      </w:pPr>
      <w:ins w:author="Maura Webber Sadovi" w:id="68" w:date="2023-09-24T00:54:46Z">
        <w:r w:rsidDel="00000000" w:rsidR="00000000" w:rsidRPr="00000000">
          <w:rPr>
            <w:rtl w:val="0"/>
          </w:rPr>
        </w:r>
      </w:ins>
    </w:p>
    <w:p w:rsidR="00000000" w:rsidDel="00000000" w:rsidP="00000000" w:rsidRDefault="00000000" w:rsidRPr="00000000" w14:paraId="0000003C">
      <w:pPr>
        <w:rPr/>
      </w:pPr>
      <w:commentRangeStart w:id="2"/>
      <w:r w:rsidDel="00000000" w:rsidR="00000000" w:rsidRPr="00000000">
        <w:rPr>
          <w:rtl w:val="0"/>
        </w:rPr>
        <w:t xml:space="preserve">Through this process I was able to present to current Whitney Young students and local DC students, giving me the opportunity to both give back to the school that did so much for me, and make the field more accessible for younger generations.</w:t>
      </w:r>
    </w:p>
    <w:p w:rsidR="00000000" w:rsidDel="00000000" w:rsidP="00000000" w:rsidRDefault="00000000" w:rsidRPr="00000000" w14:paraId="0000003D">
      <w:pPr>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Future Plans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del w:author="Maura Webber Sadovi" w:id="69" w:date="2023-09-24T00:56:06Z"/>
        </w:rPr>
      </w:pPr>
      <w:del w:author="Maura Webber Sadovi" w:id="69" w:date="2023-09-24T00:56:06Z">
        <w:r w:rsidDel="00000000" w:rsidR="00000000" w:rsidRPr="00000000">
          <w:rPr>
            <w:rtl w:val="0"/>
          </w:rPr>
          <w:delText xml:space="preserve">My </w:delText>
        </w:r>
      </w:del>
      <w:ins w:author="Maura Webber Sadovi" w:id="69" w:date="2023-09-24T00:56:06Z">
        <w:del w:author="Maura Webber Sadovi" w:id="69" w:date="2023-09-24T00:56:06Z">
          <w:r w:rsidDel="00000000" w:rsidR="00000000" w:rsidRPr="00000000">
            <w:rPr>
              <w:rtl w:val="0"/>
            </w:rPr>
            <w:delText xml:space="preserve">conviction that</w:delText>
          </w:r>
        </w:del>
      </w:ins>
      <w:del w:author="Maura Webber Sadovi" w:id="69" w:date="2023-09-24T00:56:06Z">
        <w:r w:rsidDel="00000000" w:rsidR="00000000" w:rsidRPr="00000000">
          <w:rPr>
            <w:rtl w:val="0"/>
          </w:rPr>
          <w:delText xml:space="preserve">belief in economics </w:delText>
        </w:r>
      </w:del>
      <w:ins w:author="Maura Webber Sadovi" w:id="70" w:date="2023-09-24T00:56:16Z">
        <w:del w:author="Maura Webber Sadovi" w:id="69" w:date="2023-09-24T00:56:06Z">
          <w:r w:rsidDel="00000000" w:rsidR="00000000" w:rsidRPr="00000000">
            <w:rPr>
              <w:rtl w:val="0"/>
            </w:rPr>
            <w:delText xml:space="preserve">can be an instrument for good that</w:delText>
          </w:r>
        </w:del>
      </w:ins>
      <w:del w:author="Maura Webber Sadovi" w:id="69" w:date="2023-09-24T00:56:06Z">
        <w:r w:rsidDel="00000000" w:rsidR="00000000" w:rsidRPr="00000000">
          <w:rPr>
            <w:rtl w:val="0"/>
          </w:rPr>
          <w:delText xml:space="preserve">as a key for</w:delText>
        </w:r>
        <w:r w:rsidDel="00000000" w:rsidR="00000000" w:rsidRPr="00000000">
          <w:rPr>
            <w:rtl w:val="0"/>
          </w:rPr>
          <w:delText xml:space="preserve"> </w:delText>
        </w:r>
      </w:del>
      <w:ins w:author="Maura Webber Sadovi" w:id="71" w:date="2023-09-24T00:57:47Z">
        <w:del w:author="Maura Webber Sadovi" w:id="69" w:date="2023-09-24T00:56:06Z">
          <w:r w:rsidDel="00000000" w:rsidR="00000000" w:rsidRPr="00000000">
            <w:rPr>
              <w:rtl w:val="0"/>
            </w:rPr>
            <w:delText xml:space="preserve">shapes smart </w:delText>
          </w:r>
        </w:del>
      </w:ins>
      <w:del w:author="Maura Webber Sadovi" w:id="69" w:date="2023-09-24T00:56:06Z">
        <w:r w:rsidDel="00000000" w:rsidR="00000000" w:rsidRPr="00000000">
          <w:rPr>
            <w:rtl w:val="0"/>
          </w:rPr>
          <w:delText xml:space="preserve">i</w:delText>
        </w:r>
        <w:r w:rsidDel="00000000" w:rsidR="00000000" w:rsidRPr="00000000">
          <w:rPr>
            <w:rtl w:val="0"/>
          </w:rPr>
          <w:delText xml:space="preserve">nforming good</w:delText>
        </w:r>
        <w:r w:rsidDel="00000000" w:rsidR="00000000" w:rsidRPr="00000000">
          <w:rPr>
            <w:rtl w:val="0"/>
          </w:rPr>
          <w:delText xml:space="preserve"> public policy </w:delText>
        </w:r>
      </w:del>
      <w:ins w:author="Maura Webber Sadovi" w:id="72" w:date="2023-09-24T00:56:43Z">
        <w:del w:author="Maura Webber Sadovi" w:id="69" w:date="2023-09-24T00:56:06Z">
          <w:r w:rsidDel="00000000" w:rsidR="00000000" w:rsidRPr="00000000">
            <w:rPr>
              <w:rtl w:val="0"/>
            </w:rPr>
            <w:delText xml:space="preserve">and ensures communities have the infrastructure, jobs and schools they need to live healthy and productive lives </w:delText>
          </w:r>
        </w:del>
      </w:ins>
      <w:del w:author="Maura Webber Sadovi" w:id="69" w:date="2023-09-24T00:56:06Z">
        <w:r w:rsidDel="00000000" w:rsidR="00000000" w:rsidRPr="00000000">
          <w:rPr>
            <w:rtl w:val="0"/>
          </w:rPr>
          <w:delText xml:space="preserve">drives my desire to become a</w:delText>
        </w:r>
      </w:del>
    </w:p>
    <w:p w:rsidR="00000000" w:rsidDel="00000000" w:rsidP="00000000" w:rsidRDefault="00000000" w:rsidRPr="00000000" w14:paraId="00000041">
      <w:pPr>
        <w:rPr>
          <w:ins w:author="Maura Webber Sadovi" w:id="73" w:date="2023-09-24T00:59:03Z"/>
          <w:del w:author="Maura Webber Sadovi" w:id="69" w:date="2023-09-24T00:56:06Z"/>
        </w:rPr>
      </w:pPr>
      <w:del w:author="Maura Webber Sadovi" w:id="69" w:date="2023-09-24T00:56:06Z">
        <w:r w:rsidDel="00000000" w:rsidR="00000000" w:rsidRPr="00000000">
          <w:rPr>
            <w:rtl w:val="0"/>
          </w:rPr>
          <w:delText xml:space="preserve">professional economist. </w:delText>
        </w:r>
      </w:del>
      <w:ins w:author="Maura Webber Sadovi" w:id="73" w:date="2023-09-24T00:59:03Z">
        <w:del w:author="Maura Webber Sadovi" w:id="69" w:date="2023-09-24T00:56:06Z">
          <w:r w:rsidDel="00000000" w:rsidR="00000000" w:rsidRPr="00000000">
            <w:rPr>
              <w:rtl w:val="0"/>
            </w:rPr>
          </w:r>
        </w:del>
      </w:ins>
    </w:p>
    <w:p w:rsidR="00000000" w:rsidDel="00000000" w:rsidP="00000000" w:rsidRDefault="00000000" w:rsidRPr="00000000" w14:paraId="00000042">
      <w:pPr>
        <w:rPr>
          <w:ins w:author="Maura Webber Sadovi" w:id="73" w:date="2023-09-24T00:59:03Z"/>
          <w:del w:author="Maura Webber Sadovi" w:id="69" w:date="2023-09-24T00:56:06Z"/>
        </w:rPr>
      </w:pPr>
      <w:ins w:author="Maura Webber Sadovi" w:id="73" w:date="2023-09-24T00:59:03Z">
        <w:del w:author="Maura Webber Sadovi" w:id="69" w:date="2023-09-24T00:56:06Z">
          <w:r w:rsidDel="00000000" w:rsidR="00000000" w:rsidRPr="00000000">
            <w:rPr>
              <w:rtl w:val="0"/>
            </w:rPr>
          </w:r>
        </w:del>
      </w:ins>
    </w:p>
    <w:p w:rsidR="00000000" w:rsidDel="00000000" w:rsidP="00000000" w:rsidRDefault="00000000" w:rsidRPr="00000000" w14:paraId="00000043">
      <w:pPr>
        <w:rPr>
          <w:ins w:author="Maura Webber Sadovi" w:id="84" w:date="2023-09-24T01:31:09Z"/>
        </w:rPr>
      </w:pPr>
      <w:ins w:author="Maura Webber Sadovi" w:id="74" w:date="2023-09-24T00:59:25Z">
        <w:r w:rsidDel="00000000" w:rsidR="00000000" w:rsidRPr="00000000">
          <w:rPr>
            <w:rtl w:val="0"/>
          </w:rPr>
          <w:t xml:space="preserve">My goal is </w:t>
        </w:r>
      </w:ins>
      <w:del w:author="Maura Webber Sadovi" w:id="74" w:date="2023-09-24T00:59:25Z">
        <w:r w:rsidDel="00000000" w:rsidR="00000000" w:rsidRPr="00000000">
          <w:rPr>
            <w:rtl w:val="0"/>
          </w:rPr>
          <w:delText xml:space="preserve">I want to be able to contribute</w:delText>
        </w:r>
      </w:del>
      <w:r w:rsidDel="00000000" w:rsidR="00000000" w:rsidRPr="00000000">
        <w:rPr>
          <w:rtl w:val="0"/>
        </w:rPr>
        <w:t xml:space="preserve"> </w:t>
      </w:r>
      <w:del w:author="Maura Webber Sadovi" w:id="75" w:date="2023-09-24T00:59:38Z">
        <w:r w:rsidDel="00000000" w:rsidR="00000000" w:rsidRPr="00000000">
          <w:rPr>
            <w:rtl w:val="0"/>
          </w:rPr>
          <w:delText xml:space="preserve">directly to</w:delText>
        </w:r>
      </w:del>
      <w:r w:rsidDel="00000000" w:rsidR="00000000" w:rsidRPr="00000000">
        <w:rPr>
          <w:rtl w:val="0"/>
        </w:rPr>
        <w:t xml:space="preserve"> </w:t>
      </w:r>
      <w:ins w:author="Maura Webber Sadovi" w:id="76" w:date="2023-09-24T00:59:42Z">
        <w:r w:rsidDel="00000000" w:rsidR="00000000" w:rsidRPr="00000000">
          <w:rPr>
            <w:rtl w:val="0"/>
          </w:rPr>
          <w:t xml:space="preserve">is to help set </w:t>
        </w:r>
      </w:ins>
      <w:commentRangeStart w:id="3"/>
      <w:r w:rsidDel="00000000" w:rsidR="00000000" w:rsidRPr="00000000">
        <w:rPr>
          <w:rtl w:val="0"/>
        </w:rPr>
        <w:t xml:space="preserve">urban and housing policy</w:t>
      </w:r>
      <w:commentRangeEnd w:id="3"/>
      <w:r w:rsidDel="00000000" w:rsidR="00000000" w:rsidRPr="00000000">
        <w:commentReference w:id="3"/>
      </w:r>
      <w:r w:rsidDel="00000000" w:rsidR="00000000" w:rsidRPr="00000000">
        <w:rPr>
          <w:rtl w:val="0"/>
        </w:rPr>
        <w:t xml:space="preserve"> as an economist either at a</w:t>
      </w:r>
      <w:del w:author="Maura Webber Sadovi" w:id="77" w:date="2023-09-24T01:00:48Z">
        <w:r w:rsidDel="00000000" w:rsidR="00000000" w:rsidRPr="00000000">
          <w:rPr>
            <w:rtl w:val="0"/>
          </w:rPr>
          <w:delText xml:space="preserve"> policy-focused </w:delText>
        </w:r>
      </w:del>
      <w:r w:rsidDel="00000000" w:rsidR="00000000" w:rsidRPr="00000000">
        <w:rPr>
          <w:rtl w:val="0"/>
        </w:rPr>
        <w:t xml:space="preserve">university or a government agency. I hope to do research on </w:t>
      </w:r>
      <w:ins w:author="Maura Webber Sadovi" w:id="78" w:date="2023-09-24T01:01:31Z">
        <w:r w:rsidDel="00000000" w:rsidR="00000000" w:rsidRPr="00000000">
          <w:rPr>
            <w:rtl w:val="0"/>
          </w:rPr>
          <w:t xml:space="preserve">a range of topics that affect urban markets including: </w:t>
        </w:r>
      </w:ins>
      <w:r w:rsidDel="00000000" w:rsidR="00000000" w:rsidRPr="00000000">
        <w:rPr>
          <w:rtl w:val="0"/>
        </w:rPr>
        <w:t xml:space="preserve">the disparate outcomes of public housing policies; bias in mortgage and residential housing markets; and evaluations of i</w:t>
      </w:r>
      <w:del w:author="Maura Webber Sadovi" w:id="79" w:date="2023-09-24T01:02:11Z">
        <w:r w:rsidDel="00000000" w:rsidR="00000000" w:rsidRPr="00000000">
          <w:rPr>
            <w:rtl w:val="0"/>
          </w:rPr>
          <w:delText xml:space="preserve">nfrastructure improvements in urban settings like enhanced</w:delText>
        </w:r>
      </w:del>
      <w:r w:rsidDel="00000000" w:rsidR="00000000" w:rsidRPr="00000000">
        <w:rPr>
          <w:rtl w:val="0"/>
        </w:rPr>
        <w:t xml:space="preserve"> public transportation access. My research proposal for the Graduate Research Fellowships Program is just one part of what would be my larger research agenda in graduate school. Measuring the effect of </w:t>
      </w:r>
      <w:ins w:author="Maura Webber Sadovi" w:id="80" w:date="2023-09-24T01:02:34Z">
        <w:r w:rsidDel="00000000" w:rsidR="00000000" w:rsidRPr="00000000">
          <w:rPr>
            <w:rtl w:val="0"/>
          </w:rPr>
          <w:t xml:space="preserve">better </w:t>
        </w:r>
      </w:ins>
      <w:r w:rsidDel="00000000" w:rsidR="00000000" w:rsidRPr="00000000">
        <w:rPr>
          <w:rtl w:val="0"/>
        </w:rPr>
        <w:t xml:space="preserve">public transit </w:t>
      </w:r>
      <w:ins w:author="Maura Webber Sadovi" w:id="81" w:date="2023-09-24T01:02:37Z">
        <w:r w:rsidDel="00000000" w:rsidR="00000000" w:rsidRPr="00000000">
          <w:rPr>
            <w:rtl w:val="0"/>
          </w:rPr>
          <w:t xml:space="preserve">access </w:t>
        </w:r>
      </w:ins>
      <w:r w:rsidDel="00000000" w:rsidR="00000000" w:rsidRPr="00000000">
        <w:rPr>
          <w:rtl w:val="0"/>
        </w:rPr>
        <w:t xml:space="preserve">on local wages would be the first step </w:t>
      </w:r>
      <w:ins w:author="Maura Webber Sadovi" w:id="82" w:date="2023-09-24T01:02:46Z">
        <w:r w:rsidDel="00000000" w:rsidR="00000000" w:rsidRPr="00000000">
          <w:rPr>
            <w:rtl w:val="0"/>
          </w:rPr>
          <w:t xml:space="preserve">toward </w:t>
        </w:r>
      </w:ins>
      <w:del w:author="Maura Webber Sadovi" w:id="82" w:date="2023-09-24T01:02:46Z">
        <w:r w:rsidDel="00000000" w:rsidR="00000000" w:rsidRPr="00000000">
          <w:rPr>
            <w:rtl w:val="0"/>
          </w:rPr>
          <w:delText xml:space="preserve">of</w:delText>
        </w:r>
      </w:del>
      <w:r w:rsidDel="00000000" w:rsidR="00000000" w:rsidRPr="00000000">
        <w:rPr>
          <w:rtl w:val="0"/>
        </w:rPr>
        <w:t xml:space="preserve"> measuring the effect of public transit on household welfare</w:t>
      </w:r>
      <w:del w:author="Maura Webber Sadovi" w:id="83" w:date="2023-09-24T01:02:55Z">
        <w:commentRangeStart w:id="4"/>
        <w:r w:rsidDel="00000000" w:rsidR="00000000" w:rsidRPr="00000000">
          <w:rPr>
            <w:rtl w:val="0"/>
          </w:rPr>
          <w:delText xml:space="preserve"> writ large</w:delText>
        </w:r>
      </w:del>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This research agenda would provide direct evidence for the effects of public goods like transportation on neighborhoods and expand on the heterogeneity of treatment effects on different populations.</w:t>
      </w:r>
      <w:ins w:author="Maura Webber Sadovi" w:id="84" w:date="2023-09-24T01:31:09Z">
        <w:r w:rsidDel="00000000" w:rsidR="00000000" w:rsidRPr="00000000">
          <w:rPr>
            <w:rtl w:val="0"/>
          </w:rPr>
        </w:r>
      </w:ins>
    </w:p>
    <w:p w:rsidR="00000000" w:rsidDel="00000000" w:rsidP="00000000" w:rsidRDefault="00000000" w:rsidRPr="00000000" w14:paraId="00000044">
      <w:pPr>
        <w:rPr>
          <w:ins w:author="Maura Webber Sadovi" w:id="84" w:date="2023-09-24T01:31:09Z"/>
        </w:rPr>
      </w:pPr>
      <w:ins w:author="Maura Webber Sadovi" w:id="84" w:date="2023-09-24T01:31:09Z">
        <w:r w:rsidDel="00000000" w:rsidR="00000000" w:rsidRPr="00000000">
          <w:rPr>
            <w:rtl w:val="0"/>
          </w:rPr>
        </w:r>
      </w:ins>
    </w:p>
    <w:p w:rsidR="00000000" w:rsidDel="00000000" w:rsidP="00000000" w:rsidRDefault="00000000" w:rsidRPr="00000000" w14:paraId="00000045">
      <w:pPr>
        <w:rPr>
          <w:ins w:author="Maura Webber Sadovi" w:id="84" w:date="2023-09-24T01:31:09Z"/>
        </w:rPr>
      </w:pPr>
      <w:ins w:author="Maura Webber Sadovi" w:id="84" w:date="2023-09-24T01:31:09Z">
        <w:r w:rsidDel="00000000" w:rsidR="00000000" w:rsidRPr="00000000">
          <w:rPr>
            <w:rtl w:val="0"/>
          </w:rPr>
          <w:t xml:space="preserve">My conviction that economics can be an instrument for good that shapes smart public policy and ensures communities provide the infrastructure, jobs and schools people need to live healthy and productive lives drives my desire to become a professional economist. </w:t>
        </w:r>
      </w:ins>
    </w:p>
    <w:p w:rsidR="00000000" w:rsidDel="00000000" w:rsidP="00000000" w:rsidRDefault="00000000" w:rsidRPr="00000000" w14:paraId="00000046">
      <w:pPr>
        <w:rPr>
          <w:ins w:author="Maura Webber Sadovi" w:id="84" w:date="2023-09-24T01:31:09Z"/>
        </w:rPr>
      </w:pPr>
      <w:ins w:author="Maura Webber Sadovi" w:id="84" w:date="2023-09-24T01:31:09Z">
        <w:r w:rsidDel="00000000" w:rsidR="00000000" w:rsidRPr="00000000">
          <w:rPr>
            <w:rtl w:val="0"/>
          </w:rPr>
        </w:r>
      </w:ins>
    </w:p>
    <w:p w:rsidR="00000000" w:rsidDel="00000000" w:rsidP="00000000" w:rsidRDefault="00000000" w:rsidRPr="00000000" w14:paraId="00000047">
      <w:pPr>
        <w:rPr>
          <w:ins w:author="Maura Webber Sadovi" w:id="84" w:date="2023-09-24T01:31:09Z"/>
        </w:rPr>
      </w:pPr>
      <w:ins w:author="Maura Webber Sadovi" w:id="84" w:date="2023-09-24T01:31:09Z">
        <w:r w:rsidDel="00000000" w:rsidR="00000000" w:rsidRPr="00000000">
          <w:rPr>
            <w:rtl w:val="0"/>
          </w:rPr>
        </w:r>
      </w:ins>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del w:author="Maura Webber Sadovi" w:id="85" w:date="2023-09-24T01:04:46Z"/>
        </w:rPr>
      </w:pPr>
      <w:ins w:author="Maura Webber Sadovi" w:id="85" w:date="2023-09-24T01:04:46Z">
        <w:del w:author="Maura Webber Sadovi" w:id="85" w:date="2023-09-24T01:04:46Z">
          <w:r w:rsidDel="00000000" w:rsidR="00000000" w:rsidRPr="00000000">
            <w:rPr>
              <w:rtl w:val="0"/>
            </w:rPr>
            <w:delText xml:space="preserve">I plan</w:delText>
          </w:r>
        </w:del>
      </w:ins>
      <w:del w:author="Maura Webber Sadovi" w:id="85" w:date="2023-09-24T01:04:46Z">
        <w:r w:rsidDel="00000000" w:rsidR="00000000" w:rsidRPr="00000000">
          <w:rPr>
            <w:rtl w:val="0"/>
          </w:rPr>
          <w:delText xml:space="preserve">I aim to continue doing research like this as a fully fledged economist after graduate school in</w:delText>
        </w:r>
      </w:del>
      <w:ins w:author="Maura Webber Sadovi" w:id="86" w:date="2023-09-24T01:05:14Z">
        <w:del w:author="Maura Webber Sadovi" w:id="85" w:date="2023-09-24T01:04:46Z">
          <w:r w:rsidDel="00000000" w:rsidR="00000000" w:rsidRPr="00000000">
            <w:rPr>
              <w:rtl w:val="0"/>
            </w:rPr>
            <w:delText xml:space="preserve"> </w:delText>
          </w:r>
        </w:del>
      </w:ins>
      <w:del w:author="Maura Webber Sadovi" w:id="85" w:date="2023-09-24T01:04:46Z">
        <w:r w:rsidDel="00000000" w:rsidR="00000000" w:rsidRPr="00000000">
          <w:rPr>
            <w:rtl w:val="0"/>
          </w:rPr>
        </w:r>
      </w:del>
    </w:p>
    <w:p w:rsidR="00000000" w:rsidDel="00000000" w:rsidP="00000000" w:rsidRDefault="00000000" w:rsidRPr="00000000" w14:paraId="0000004B">
      <w:pPr>
        <w:rPr>
          <w:del w:author="Maura Webber Sadovi" w:id="85" w:date="2023-09-24T01:04:46Z"/>
        </w:rPr>
      </w:pPr>
      <w:del w:author="Maura Webber Sadovi" w:id="85" w:date="2023-09-24T01:04:46Z">
        <w:r w:rsidDel="00000000" w:rsidR="00000000" w:rsidRPr="00000000">
          <w:rPr>
            <w:rtl w:val="0"/>
          </w:rPr>
          <w:delText xml:space="preserve">addition to doing work contributing to diversity and mentoring efforts within the field. I hope to inspire others the way my own teachers and mentors have inspired me. And most importantly, I want to work to contribute to a field which is crucial for improving both my community and others.</w:delText>
        </w:r>
      </w:del>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ura Webber Sadovi" w:id="3" w:date="2023-09-24T01:00:35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urban policy or urban housing policy?</w:t>
      </w:r>
    </w:p>
  </w:comment>
  <w:comment w:author="Maura Webber Sadovi" w:id="1" w:date="2023-09-24T00:51:0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tighten this transition</w:t>
      </w:r>
    </w:p>
  </w:comment>
  <w:comment w:author="Maura Webber Sadovi" w:id="0" w:date="2023-09-24T00:49:06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trying to say your voice is different because your a woman? Maybe good to clarify here</w:t>
      </w:r>
    </w:p>
  </w:comment>
  <w:comment w:author="Maura Webber Sadovi" w:id="4" w:date="2023-09-24T01:04:25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write writ large unless maybe maybe in a court document, it sounds very stilted and doesn't add anything..</w:t>
      </w:r>
    </w:p>
  </w:comment>
  <w:comment w:author="Maura Webber Sadovi" w:id="2" w:date="2023-09-24T00:55:24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this ending!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